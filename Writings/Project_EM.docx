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3B909" w14:textId="3268772C" w:rsidR="00AD164F" w:rsidRPr="007472A6" w:rsidRDefault="008311F2" w:rsidP="005F3805">
      <w:pPr>
        <w:spacing w:line="480" w:lineRule="auto"/>
        <w:jc w:val="center"/>
        <w:rPr>
          <w:rFonts w:ascii="Times New Roman" w:hAnsi="Times New Roman" w:cs="Times New Roman"/>
          <w:sz w:val="40"/>
          <w:szCs w:val="40"/>
        </w:rPr>
      </w:pPr>
      <w:r w:rsidRPr="007472A6">
        <w:rPr>
          <w:rFonts w:ascii="Times New Roman" w:hAnsi="Times New Roman" w:cs="Times New Roman"/>
          <w:sz w:val="40"/>
          <w:szCs w:val="40"/>
        </w:rPr>
        <w:t>Robotic Navigation in Simulated Urban Environments</w:t>
      </w:r>
    </w:p>
    <w:p w14:paraId="6CB09658" w14:textId="33F09BA4" w:rsidR="008311F2" w:rsidRPr="007472A6" w:rsidRDefault="008311F2"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An investigation on the effect of uncertainty in the observed environment</w:t>
      </w:r>
    </w:p>
    <w:p w14:paraId="308FC2DD" w14:textId="16335B6C" w:rsidR="00796807" w:rsidRPr="007472A6" w:rsidRDefault="00796807" w:rsidP="005F3805">
      <w:pPr>
        <w:spacing w:line="480" w:lineRule="auto"/>
        <w:jc w:val="center"/>
        <w:rPr>
          <w:rFonts w:ascii="Times New Roman" w:hAnsi="Times New Roman" w:cs="Times New Roman"/>
          <w:sz w:val="24"/>
          <w:szCs w:val="24"/>
        </w:rPr>
      </w:pPr>
    </w:p>
    <w:p w14:paraId="4B470E7B" w14:textId="00037322" w:rsidR="00796807" w:rsidRPr="007472A6" w:rsidRDefault="00796807" w:rsidP="005F3805">
      <w:pPr>
        <w:spacing w:line="480" w:lineRule="auto"/>
        <w:jc w:val="center"/>
        <w:rPr>
          <w:rFonts w:ascii="Times New Roman" w:hAnsi="Times New Roman" w:cs="Times New Roman"/>
          <w:sz w:val="24"/>
          <w:szCs w:val="24"/>
        </w:rPr>
      </w:pPr>
    </w:p>
    <w:p w14:paraId="1F6488CA" w14:textId="6EE07204" w:rsidR="00796807" w:rsidRPr="007472A6" w:rsidRDefault="00796807" w:rsidP="005F3805">
      <w:pPr>
        <w:spacing w:line="480" w:lineRule="auto"/>
        <w:jc w:val="center"/>
        <w:rPr>
          <w:rFonts w:ascii="Times New Roman" w:hAnsi="Times New Roman" w:cs="Times New Roman"/>
          <w:sz w:val="24"/>
          <w:szCs w:val="24"/>
        </w:rPr>
      </w:pPr>
    </w:p>
    <w:p w14:paraId="3382F9CE" w14:textId="5D521CCC" w:rsidR="00796807" w:rsidRPr="007472A6" w:rsidRDefault="000F249C"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This dissertation is submitted in part requirement for the Master of Science in Spatial Data Science and Visualisation at the Centre of Advanced Spatial Analysis, Bartlett Faculty of the Built Environment, University College London.</w:t>
      </w:r>
    </w:p>
    <w:p w14:paraId="5E937F17" w14:textId="5B7F9029" w:rsidR="00796807" w:rsidRPr="007472A6" w:rsidRDefault="00796807" w:rsidP="005F3805">
      <w:pPr>
        <w:spacing w:line="480" w:lineRule="auto"/>
        <w:jc w:val="center"/>
        <w:rPr>
          <w:rFonts w:ascii="Times New Roman" w:hAnsi="Times New Roman" w:cs="Times New Roman"/>
          <w:sz w:val="24"/>
          <w:szCs w:val="24"/>
        </w:rPr>
      </w:pPr>
    </w:p>
    <w:p w14:paraId="640996C2" w14:textId="5EE96E49" w:rsidR="00796807" w:rsidRPr="007472A6" w:rsidRDefault="00796807" w:rsidP="005F3805">
      <w:pPr>
        <w:spacing w:line="480" w:lineRule="auto"/>
        <w:rPr>
          <w:rFonts w:ascii="Times New Roman" w:hAnsi="Times New Roman" w:cs="Times New Roman"/>
          <w:sz w:val="24"/>
          <w:szCs w:val="24"/>
        </w:rPr>
      </w:pPr>
    </w:p>
    <w:p w14:paraId="3C38D03E" w14:textId="77777777" w:rsidR="00796807" w:rsidRPr="007472A6" w:rsidRDefault="00796807" w:rsidP="005F3805">
      <w:pPr>
        <w:spacing w:line="480" w:lineRule="auto"/>
        <w:jc w:val="center"/>
        <w:rPr>
          <w:rFonts w:ascii="Times New Roman" w:hAnsi="Times New Roman" w:cs="Times New Roman"/>
          <w:sz w:val="24"/>
          <w:szCs w:val="24"/>
        </w:rPr>
      </w:pPr>
    </w:p>
    <w:p w14:paraId="66C013FB" w14:textId="15E41BCB" w:rsidR="00A66D59" w:rsidRPr="007472A6" w:rsidRDefault="00A66D59"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Candidate: Kristian Emil Lunow Nielsen</w:t>
      </w:r>
    </w:p>
    <w:p w14:paraId="6B0B0479" w14:textId="75F8BD36"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Date: 30/08/2019</w:t>
      </w:r>
    </w:p>
    <w:p w14:paraId="627FCA1C" w14:textId="7E905A21"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 xml:space="preserve">MSc Spatial Data Science and Visualisation, </w:t>
      </w:r>
      <w:r w:rsidR="000F249C" w:rsidRPr="007472A6">
        <w:rPr>
          <w:rFonts w:ascii="Times New Roman" w:hAnsi="Times New Roman" w:cs="Times New Roman"/>
          <w:sz w:val="24"/>
          <w:szCs w:val="24"/>
        </w:rPr>
        <w:t>TMSSDSAVIS01</w:t>
      </w:r>
    </w:p>
    <w:p w14:paraId="1D8BD133" w14:textId="4AEB91E4" w:rsidR="00AD164F" w:rsidRPr="007472A6" w:rsidRDefault="00AD164F"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Supervis</w:t>
      </w:r>
      <w:r w:rsidR="00A557EF" w:rsidRPr="007472A6">
        <w:rPr>
          <w:rFonts w:ascii="Times New Roman" w:hAnsi="Times New Roman" w:cs="Times New Roman"/>
          <w:sz w:val="24"/>
          <w:szCs w:val="24"/>
        </w:rPr>
        <w:t>or: Ed Manley</w:t>
      </w:r>
    </w:p>
    <w:p w14:paraId="4A48C0CD" w14:textId="0565F83B" w:rsidR="00796807" w:rsidRPr="007472A6" w:rsidRDefault="00796807" w:rsidP="005F3805">
      <w:pPr>
        <w:spacing w:line="480" w:lineRule="auto"/>
        <w:jc w:val="center"/>
        <w:rPr>
          <w:rFonts w:ascii="Times New Roman" w:hAnsi="Times New Roman" w:cs="Times New Roman"/>
          <w:sz w:val="24"/>
          <w:szCs w:val="24"/>
        </w:rPr>
      </w:pPr>
      <w:r w:rsidRPr="007472A6">
        <w:rPr>
          <w:rFonts w:ascii="Times New Roman" w:hAnsi="Times New Roman" w:cs="Times New Roman"/>
          <w:sz w:val="24"/>
          <w:szCs w:val="24"/>
        </w:rPr>
        <w:t xml:space="preserve">Word count: </w:t>
      </w:r>
    </w:p>
    <w:p w14:paraId="533E75E5" w14:textId="7C3D671F" w:rsidR="00AD164F" w:rsidRPr="007472A6" w:rsidRDefault="00AD164F" w:rsidP="005F3805">
      <w:pPr>
        <w:spacing w:line="480" w:lineRule="auto"/>
        <w:rPr>
          <w:rFonts w:ascii="Times New Roman" w:hAnsi="Times New Roman" w:cs="Times New Roman"/>
        </w:rPr>
      </w:pPr>
    </w:p>
    <w:p w14:paraId="5AAA1B1A" w14:textId="4ADEA49D" w:rsidR="00A557EF" w:rsidRPr="007472A6" w:rsidRDefault="00A557EF" w:rsidP="002857BF">
      <w:pPr>
        <w:spacing w:line="360" w:lineRule="auto"/>
        <w:rPr>
          <w:rFonts w:ascii="Times New Roman" w:hAnsi="Times New Roman" w:cs="Times New Roman"/>
        </w:rPr>
      </w:pPr>
    </w:p>
    <w:p w14:paraId="5A5DF1A7" w14:textId="610C6C9B" w:rsidR="00A557EF" w:rsidRPr="007472A6" w:rsidRDefault="00A557EF" w:rsidP="002857BF">
      <w:pPr>
        <w:spacing w:line="360" w:lineRule="auto"/>
        <w:rPr>
          <w:rFonts w:ascii="Times New Roman" w:hAnsi="Times New Roman" w:cs="Times New Roman"/>
        </w:rPr>
      </w:pPr>
    </w:p>
    <w:p w14:paraId="70180D4A" w14:textId="77777777" w:rsidR="00796807" w:rsidRPr="007472A6" w:rsidRDefault="00796807" w:rsidP="002857BF">
      <w:pPr>
        <w:spacing w:line="360" w:lineRule="auto"/>
        <w:rPr>
          <w:rFonts w:ascii="Times New Roman" w:hAnsi="Times New Roman" w:cs="Times New Roman"/>
        </w:rPr>
      </w:pPr>
    </w:p>
    <w:p w14:paraId="1C5218A7" w14:textId="48208B42" w:rsidR="00F15DBE" w:rsidRPr="00540CA3" w:rsidRDefault="00F15DBE" w:rsidP="008C67E8">
      <w:pPr>
        <w:pStyle w:val="Heading1"/>
        <w:rPr>
          <w:rFonts w:ascii="Times New Roman" w:hAnsi="Times New Roman" w:cs="Times New Roman"/>
          <w:color w:val="auto"/>
        </w:rPr>
      </w:pPr>
      <w:bookmarkStart w:id="0" w:name="_Toc15890572"/>
      <w:r w:rsidRPr="00540CA3">
        <w:rPr>
          <w:rFonts w:ascii="Times New Roman" w:hAnsi="Times New Roman" w:cs="Times New Roman"/>
          <w:color w:val="auto"/>
        </w:rPr>
        <w:lastRenderedPageBreak/>
        <w:t>Abstract</w:t>
      </w:r>
      <w:bookmarkEnd w:id="0"/>
    </w:p>
    <w:p w14:paraId="238B2CB5" w14:textId="4800B202" w:rsidR="00A557EF" w:rsidRPr="007472A6" w:rsidRDefault="00A557EF" w:rsidP="002857BF">
      <w:pPr>
        <w:spacing w:line="360" w:lineRule="auto"/>
        <w:rPr>
          <w:rFonts w:ascii="Times New Roman" w:hAnsi="Times New Roman" w:cs="Times New Roman"/>
        </w:rPr>
      </w:pPr>
    </w:p>
    <w:p w14:paraId="5DB9C46D" w14:textId="3AB1714D" w:rsidR="001F13C6" w:rsidRPr="007472A6" w:rsidRDefault="001F13C6" w:rsidP="002857BF">
      <w:pPr>
        <w:spacing w:line="360" w:lineRule="auto"/>
        <w:rPr>
          <w:rFonts w:ascii="Times New Roman" w:hAnsi="Times New Roman" w:cs="Times New Roman"/>
        </w:rPr>
      </w:pPr>
    </w:p>
    <w:p w14:paraId="4454596F" w14:textId="72F7D595" w:rsidR="001F13C6" w:rsidRPr="007472A6" w:rsidRDefault="001F13C6" w:rsidP="002857BF">
      <w:pPr>
        <w:spacing w:line="360" w:lineRule="auto"/>
        <w:rPr>
          <w:rFonts w:ascii="Times New Roman" w:hAnsi="Times New Roman" w:cs="Times New Roman"/>
        </w:rPr>
      </w:pPr>
    </w:p>
    <w:p w14:paraId="28C9A24D" w14:textId="5A643079" w:rsidR="001F13C6" w:rsidRPr="007472A6" w:rsidRDefault="001F13C6" w:rsidP="002857BF">
      <w:pPr>
        <w:spacing w:line="360" w:lineRule="auto"/>
        <w:rPr>
          <w:rFonts w:ascii="Times New Roman" w:hAnsi="Times New Roman" w:cs="Times New Roman"/>
        </w:rPr>
      </w:pPr>
    </w:p>
    <w:p w14:paraId="50A47D41" w14:textId="516604A6" w:rsidR="001F13C6" w:rsidRPr="007472A6" w:rsidRDefault="001F13C6" w:rsidP="002857BF">
      <w:pPr>
        <w:spacing w:line="360" w:lineRule="auto"/>
        <w:rPr>
          <w:rFonts w:ascii="Times New Roman" w:hAnsi="Times New Roman" w:cs="Times New Roman"/>
        </w:rPr>
      </w:pPr>
    </w:p>
    <w:p w14:paraId="51CD2C92" w14:textId="4733B5D4" w:rsidR="001F13C6" w:rsidRPr="007472A6" w:rsidRDefault="001F13C6" w:rsidP="002857BF">
      <w:pPr>
        <w:spacing w:line="360" w:lineRule="auto"/>
        <w:rPr>
          <w:rFonts w:ascii="Times New Roman" w:hAnsi="Times New Roman" w:cs="Times New Roman"/>
        </w:rPr>
      </w:pPr>
    </w:p>
    <w:p w14:paraId="25D36939" w14:textId="3A787611" w:rsidR="001F13C6" w:rsidRPr="007472A6" w:rsidRDefault="001F13C6" w:rsidP="002857BF">
      <w:pPr>
        <w:spacing w:line="360" w:lineRule="auto"/>
        <w:rPr>
          <w:rFonts w:ascii="Times New Roman" w:hAnsi="Times New Roman" w:cs="Times New Roman"/>
        </w:rPr>
      </w:pPr>
    </w:p>
    <w:p w14:paraId="3A563328" w14:textId="17F55C3A" w:rsidR="001F13C6" w:rsidRPr="007472A6" w:rsidRDefault="001F13C6" w:rsidP="002857BF">
      <w:pPr>
        <w:spacing w:line="360" w:lineRule="auto"/>
        <w:rPr>
          <w:rFonts w:ascii="Times New Roman" w:hAnsi="Times New Roman" w:cs="Times New Roman"/>
        </w:rPr>
      </w:pPr>
    </w:p>
    <w:p w14:paraId="3ADFD69E" w14:textId="3839320E" w:rsidR="001F13C6" w:rsidRPr="007472A6" w:rsidRDefault="001F13C6" w:rsidP="002857BF">
      <w:pPr>
        <w:spacing w:line="360" w:lineRule="auto"/>
        <w:rPr>
          <w:rFonts w:ascii="Times New Roman" w:hAnsi="Times New Roman" w:cs="Times New Roman"/>
        </w:rPr>
      </w:pPr>
    </w:p>
    <w:p w14:paraId="054227F1" w14:textId="56030EC2" w:rsidR="001F13C6" w:rsidRPr="007472A6" w:rsidRDefault="001F13C6" w:rsidP="002857BF">
      <w:pPr>
        <w:spacing w:line="360" w:lineRule="auto"/>
        <w:rPr>
          <w:rFonts w:ascii="Times New Roman" w:hAnsi="Times New Roman" w:cs="Times New Roman"/>
        </w:rPr>
      </w:pPr>
    </w:p>
    <w:p w14:paraId="4E5A09E2" w14:textId="6F3A0208" w:rsidR="001F13C6" w:rsidRPr="007472A6" w:rsidRDefault="001F13C6" w:rsidP="002857BF">
      <w:pPr>
        <w:spacing w:line="360" w:lineRule="auto"/>
        <w:rPr>
          <w:rFonts w:ascii="Times New Roman" w:hAnsi="Times New Roman" w:cs="Times New Roman"/>
        </w:rPr>
      </w:pPr>
    </w:p>
    <w:p w14:paraId="1F6CF26E" w14:textId="319D33D0" w:rsidR="001F13C6" w:rsidRPr="007472A6" w:rsidRDefault="001F13C6" w:rsidP="002857BF">
      <w:pPr>
        <w:spacing w:line="360" w:lineRule="auto"/>
        <w:rPr>
          <w:rFonts w:ascii="Times New Roman" w:hAnsi="Times New Roman" w:cs="Times New Roman"/>
        </w:rPr>
      </w:pPr>
    </w:p>
    <w:p w14:paraId="76D981D5" w14:textId="1156CF54" w:rsidR="001F13C6" w:rsidRPr="007472A6" w:rsidRDefault="001F13C6" w:rsidP="002857BF">
      <w:pPr>
        <w:spacing w:line="360" w:lineRule="auto"/>
        <w:rPr>
          <w:rFonts w:ascii="Times New Roman" w:hAnsi="Times New Roman" w:cs="Times New Roman"/>
        </w:rPr>
      </w:pPr>
    </w:p>
    <w:p w14:paraId="4A5C823C" w14:textId="38225FD4" w:rsidR="001F13C6" w:rsidRPr="007472A6" w:rsidRDefault="001F13C6" w:rsidP="002857BF">
      <w:pPr>
        <w:spacing w:line="360" w:lineRule="auto"/>
        <w:rPr>
          <w:rFonts w:ascii="Times New Roman" w:hAnsi="Times New Roman" w:cs="Times New Roman"/>
        </w:rPr>
      </w:pPr>
    </w:p>
    <w:p w14:paraId="19C3102D" w14:textId="6B503EC0" w:rsidR="00796807" w:rsidRPr="007472A6" w:rsidRDefault="00796807" w:rsidP="002857BF">
      <w:pPr>
        <w:spacing w:line="360" w:lineRule="auto"/>
        <w:rPr>
          <w:rFonts w:ascii="Times New Roman" w:hAnsi="Times New Roman" w:cs="Times New Roman"/>
        </w:rPr>
      </w:pPr>
    </w:p>
    <w:p w14:paraId="008432A1" w14:textId="6A970D19" w:rsidR="00796807" w:rsidRPr="007472A6" w:rsidRDefault="00796807" w:rsidP="002857BF">
      <w:pPr>
        <w:spacing w:line="360" w:lineRule="auto"/>
        <w:rPr>
          <w:rFonts w:ascii="Times New Roman" w:hAnsi="Times New Roman" w:cs="Times New Roman"/>
        </w:rPr>
      </w:pPr>
    </w:p>
    <w:p w14:paraId="3FDE6448" w14:textId="51B9E82F" w:rsidR="00796807" w:rsidRPr="007472A6" w:rsidRDefault="00796807" w:rsidP="002857BF">
      <w:pPr>
        <w:spacing w:line="360" w:lineRule="auto"/>
        <w:rPr>
          <w:rFonts w:ascii="Times New Roman" w:hAnsi="Times New Roman" w:cs="Times New Roman"/>
        </w:rPr>
      </w:pPr>
    </w:p>
    <w:p w14:paraId="640D3E98" w14:textId="6B274028" w:rsidR="00796807" w:rsidRPr="007472A6" w:rsidRDefault="00796807" w:rsidP="002857BF">
      <w:pPr>
        <w:spacing w:line="360" w:lineRule="auto"/>
        <w:rPr>
          <w:rFonts w:ascii="Times New Roman" w:hAnsi="Times New Roman" w:cs="Times New Roman"/>
        </w:rPr>
      </w:pPr>
    </w:p>
    <w:p w14:paraId="5BD530CC" w14:textId="47F553D3" w:rsidR="00796807" w:rsidRPr="007472A6" w:rsidRDefault="00796807" w:rsidP="002857BF">
      <w:pPr>
        <w:spacing w:line="360" w:lineRule="auto"/>
        <w:rPr>
          <w:rFonts w:ascii="Times New Roman" w:hAnsi="Times New Roman" w:cs="Times New Roman"/>
        </w:rPr>
      </w:pPr>
    </w:p>
    <w:p w14:paraId="299D8EDC" w14:textId="1C7E5328" w:rsidR="00796807" w:rsidRPr="007472A6" w:rsidRDefault="00796807" w:rsidP="002857BF">
      <w:pPr>
        <w:spacing w:line="360" w:lineRule="auto"/>
        <w:rPr>
          <w:rFonts w:ascii="Times New Roman" w:hAnsi="Times New Roman" w:cs="Times New Roman"/>
        </w:rPr>
      </w:pPr>
    </w:p>
    <w:p w14:paraId="3548F914" w14:textId="4B883C0C" w:rsidR="00796807" w:rsidRPr="007472A6" w:rsidRDefault="00796807" w:rsidP="002857BF">
      <w:pPr>
        <w:spacing w:line="360" w:lineRule="auto"/>
        <w:rPr>
          <w:rFonts w:ascii="Times New Roman" w:hAnsi="Times New Roman" w:cs="Times New Roman"/>
        </w:rPr>
      </w:pPr>
    </w:p>
    <w:p w14:paraId="447472A6" w14:textId="77777777" w:rsidR="00796807" w:rsidRPr="007472A6" w:rsidRDefault="00796807" w:rsidP="002857BF">
      <w:pPr>
        <w:spacing w:line="360" w:lineRule="auto"/>
        <w:rPr>
          <w:rFonts w:ascii="Times New Roman" w:hAnsi="Times New Roman" w:cs="Times New Roman"/>
        </w:rPr>
      </w:pPr>
    </w:p>
    <w:p w14:paraId="5F7D2AA6" w14:textId="77777777" w:rsidR="001F13C6" w:rsidRPr="007472A6" w:rsidRDefault="001F13C6" w:rsidP="002857BF">
      <w:pPr>
        <w:spacing w:line="360" w:lineRule="auto"/>
        <w:rPr>
          <w:rFonts w:ascii="Times New Roman" w:hAnsi="Times New Roman" w:cs="Times New Roman"/>
        </w:rPr>
      </w:pPr>
    </w:p>
    <w:p w14:paraId="61D9AB7A" w14:textId="56455942" w:rsidR="00A557EF" w:rsidRPr="007472A6" w:rsidRDefault="00A557EF" w:rsidP="002857BF">
      <w:pPr>
        <w:spacing w:line="360" w:lineRule="auto"/>
        <w:rPr>
          <w:rFonts w:ascii="Times New Roman" w:hAnsi="Times New Roman" w:cs="Times New Roman"/>
        </w:rPr>
      </w:pPr>
    </w:p>
    <w:p w14:paraId="3D7E2FD0" w14:textId="2CFD1B8D" w:rsidR="00796807" w:rsidRPr="007472A6" w:rsidRDefault="00796807" w:rsidP="002857BF">
      <w:pPr>
        <w:spacing w:line="360" w:lineRule="auto"/>
        <w:rPr>
          <w:rFonts w:ascii="Times New Roman" w:hAnsi="Times New Roman" w:cs="Times New Roman"/>
        </w:rPr>
      </w:pPr>
    </w:p>
    <w:p w14:paraId="0516B3A9" w14:textId="74E42707" w:rsidR="00796807" w:rsidRPr="007472A6" w:rsidRDefault="00796807" w:rsidP="00796807">
      <w:pPr>
        <w:pStyle w:val="Heading1"/>
        <w:rPr>
          <w:rFonts w:ascii="Times New Roman" w:hAnsi="Times New Roman" w:cs="Times New Roman"/>
          <w:color w:val="auto"/>
        </w:rPr>
      </w:pPr>
      <w:bookmarkStart w:id="1" w:name="_Toc15890573"/>
      <w:r w:rsidRPr="007472A6">
        <w:rPr>
          <w:rFonts w:ascii="Times New Roman" w:hAnsi="Times New Roman" w:cs="Times New Roman"/>
          <w:color w:val="auto"/>
        </w:rPr>
        <w:lastRenderedPageBreak/>
        <w:t>Declaration</w:t>
      </w:r>
      <w:bookmarkEnd w:id="1"/>
    </w:p>
    <w:p w14:paraId="6FBA25C3" w14:textId="77777777" w:rsidR="00796807" w:rsidRPr="007472A6" w:rsidRDefault="00796807" w:rsidP="008C67E8">
      <w:pPr>
        <w:spacing w:line="480" w:lineRule="auto"/>
        <w:rPr>
          <w:rFonts w:ascii="Times New Roman" w:hAnsi="Times New Roman" w:cs="Times New Roman"/>
          <w:sz w:val="24"/>
          <w:szCs w:val="24"/>
        </w:rPr>
      </w:pPr>
    </w:p>
    <w:p w14:paraId="5CC6D22D" w14:textId="5DF7C60F" w:rsidR="00796807" w:rsidRPr="007472A6" w:rsidRDefault="00796807"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I</w:t>
      </w:r>
      <w:r w:rsidR="000F249C" w:rsidRPr="007472A6">
        <w:rPr>
          <w:rFonts w:ascii="Times New Roman" w:hAnsi="Times New Roman" w:cs="Times New Roman"/>
          <w:sz w:val="24"/>
          <w:szCs w:val="24"/>
        </w:rPr>
        <w:t xml:space="preserve">, Kristian Emil Lunow Nielsen, </w:t>
      </w:r>
      <w:r w:rsidRPr="007472A6">
        <w:rPr>
          <w:rFonts w:ascii="Times New Roman" w:hAnsi="Times New Roman" w:cs="Times New Roman"/>
          <w:sz w:val="24"/>
          <w:szCs w:val="24"/>
        </w:rPr>
        <w:t xml:space="preserve">hereby declare that this dissertation is all my own original work and that all sources have been acknowledged. </w:t>
      </w:r>
      <w:r w:rsidR="000F249C" w:rsidRPr="007472A6">
        <w:rPr>
          <w:rFonts w:ascii="Times New Roman" w:hAnsi="Times New Roman" w:cs="Times New Roman"/>
          <w:sz w:val="24"/>
          <w:szCs w:val="24"/>
        </w:rPr>
        <w:t xml:space="preserve">This dissertation is </w:t>
      </w:r>
      <w:r w:rsidRPr="007472A6">
        <w:rPr>
          <w:rFonts w:ascii="Times New Roman" w:hAnsi="Times New Roman" w:cs="Times New Roman"/>
          <w:sz w:val="24"/>
          <w:szCs w:val="24"/>
        </w:rPr>
        <w:t>xxx words in length</w:t>
      </w:r>
      <w:r w:rsidR="000F249C" w:rsidRPr="007472A6">
        <w:rPr>
          <w:rFonts w:ascii="Times New Roman" w:hAnsi="Times New Roman" w:cs="Times New Roman"/>
          <w:sz w:val="24"/>
          <w:szCs w:val="24"/>
        </w:rPr>
        <w:t>, from introduction to conclusion inclusive, excluding footnotes</w:t>
      </w:r>
      <w:r w:rsidRPr="007472A6">
        <w:rPr>
          <w:rFonts w:ascii="Times New Roman" w:hAnsi="Times New Roman" w:cs="Times New Roman"/>
          <w:sz w:val="24"/>
          <w:szCs w:val="24"/>
        </w:rPr>
        <w:t>.</w:t>
      </w:r>
      <w:r w:rsidR="000F249C" w:rsidRPr="007472A6">
        <w:rPr>
          <w:rFonts w:ascii="Times New Roman" w:hAnsi="Times New Roman" w:cs="Times New Roman"/>
          <w:sz w:val="24"/>
          <w:szCs w:val="24"/>
        </w:rPr>
        <w:t xml:space="preserve"> Word count by Word.</w:t>
      </w:r>
    </w:p>
    <w:p w14:paraId="05760A97" w14:textId="1C80EDDE" w:rsidR="000F249C" w:rsidRPr="007472A6" w:rsidRDefault="000F249C" w:rsidP="008C67E8">
      <w:pPr>
        <w:spacing w:line="480" w:lineRule="auto"/>
        <w:rPr>
          <w:rFonts w:ascii="Times New Roman" w:hAnsi="Times New Roman" w:cs="Times New Roman"/>
          <w:sz w:val="24"/>
          <w:szCs w:val="24"/>
        </w:rPr>
      </w:pPr>
    </w:p>
    <w:p w14:paraId="19321B2B" w14:textId="2EC9FCCD" w:rsidR="000F249C" w:rsidRPr="007472A6" w:rsidRDefault="000F249C"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Date: 30/08/2019</w:t>
      </w:r>
    </w:p>
    <w:p w14:paraId="7AB2EF06" w14:textId="50B046FC" w:rsidR="00796807" w:rsidRPr="007472A6" w:rsidRDefault="00796807"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Kristian Email Lunow Nielsen</w:t>
      </w:r>
    </w:p>
    <w:p w14:paraId="4851C1B1" w14:textId="03807799" w:rsidR="00796807" w:rsidRPr="007472A6" w:rsidRDefault="00796807" w:rsidP="002857BF">
      <w:pPr>
        <w:spacing w:line="360" w:lineRule="auto"/>
      </w:pPr>
    </w:p>
    <w:p w14:paraId="7278E951" w14:textId="239BC63C" w:rsidR="00796807" w:rsidRPr="007472A6" w:rsidRDefault="00796807" w:rsidP="002857BF">
      <w:pPr>
        <w:spacing w:line="360" w:lineRule="auto"/>
      </w:pPr>
    </w:p>
    <w:p w14:paraId="2A109E60" w14:textId="5A9893A7" w:rsidR="00796807" w:rsidRPr="007472A6" w:rsidRDefault="00796807" w:rsidP="002857BF">
      <w:pPr>
        <w:spacing w:line="360" w:lineRule="auto"/>
      </w:pPr>
    </w:p>
    <w:p w14:paraId="2A655226" w14:textId="0C0D458A" w:rsidR="00796807" w:rsidRPr="007472A6" w:rsidRDefault="00796807" w:rsidP="002857BF">
      <w:pPr>
        <w:spacing w:line="360" w:lineRule="auto"/>
      </w:pPr>
    </w:p>
    <w:p w14:paraId="7431686A" w14:textId="267FADEF" w:rsidR="00796807" w:rsidRPr="007472A6" w:rsidRDefault="00796807" w:rsidP="002857BF">
      <w:pPr>
        <w:spacing w:line="360" w:lineRule="auto"/>
      </w:pPr>
    </w:p>
    <w:p w14:paraId="0B407462" w14:textId="42BD7CD0" w:rsidR="00796807" w:rsidRPr="007472A6" w:rsidRDefault="00796807" w:rsidP="002857BF">
      <w:pPr>
        <w:spacing w:line="360" w:lineRule="auto"/>
      </w:pPr>
    </w:p>
    <w:p w14:paraId="7A6A0DA7" w14:textId="519AB48E" w:rsidR="00796807" w:rsidRPr="007472A6" w:rsidRDefault="00796807" w:rsidP="002857BF">
      <w:pPr>
        <w:spacing w:line="360" w:lineRule="auto"/>
      </w:pPr>
    </w:p>
    <w:p w14:paraId="370D9336" w14:textId="1ED5607A" w:rsidR="00796807" w:rsidRPr="007472A6" w:rsidRDefault="00796807" w:rsidP="002857BF">
      <w:pPr>
        <w:spacing w:line="360" w:lineRule="auto"/>
      </w:pPr>
    </w:p>
    <w:p w14:paraId="7AE2E456" w14:textId="6D5EA409" w:rsidR="00796807" w:rsidRPr="007472A6" w:rsidRDefault="00796807" w:rsidP="002857BF">
      <w:pPr>
        <w:spacing w:line="360" w:lineRule="auto"/>
        <w:rPr>
          <w:rFonts w:ascii="Times New Roman" w:hAnsi="Times New Roman" w:cs="Times New Roman"/>
        </w:rPr>
      </w:pPr>
    </w:p>
    <w:p w14:paraId="62C7E394" w14:textId="29729DC7" w:rsidR="00796807" w:rsidRPr="007472A6" w:rsidRDefault="00796807" w:rsidP="002857BF">
      <w:pPr>
        <w:spacing w:line="360" w:lineRule="auto"/>
        <w:rPr>
          <w:rFonts w:ascii="Times New Roman" w:hAnsi="Times New Roman" w:cs="Times New Roman"/>
        </w:rPr>
      </w:pPr>
    </w:p>
    <w:p w14:paraId="2D1B9C2F" w14:textId="17437617" w:rsidR="00796807" w:rsidRPr="007472A6" w:rsidRDefault="00796807" w:rsidP="002857BF">
      <w:pPr>
        <w:spacing w:line="360" w:lineRule="auto"/>
        <w:rPr>
          <w:rFonts w:ascii="Times New Roman" w:hAnsi="Times New Roman" w:cs="Times New Roman"/>
        </w:rPr>
      </w:pPr>
    </w:p>
    <w:p w14:paraId="121620FB" w14:textId="75FC01BD" w:rsidR="00796807" w:rsidRPr="007472A6" w:rsidRDefault="00796807" w:rsidP="002857BF">
      <w:pPr>
        <w:spacing w:line="360" w:lineRule="auto"/>
        <w:rPr>
          <w:rFonts w:ascii="Times New Roman" w:hAnsi="Times New Roman" w:cs="Times New Roman"/>
        </w:rPr>
      </w:pPr>
    </w:p>
    <w:p w14:paraId="5FDBB794" w14:textId="0B1E95CA" w:rsidR="00796807" w:rsidRPr="007472A6" w:rsidRDefault="00796807" w:rsidP="002857BF">
      <w:pPr>
        <w:spacing w:line="360" w:lineRule="auto"/>
        <w:rPr>
          <w:rFonts w:ascii="Times New Roman" w:hAnsi="Times New Roman" w:cs="Times New Roman"/>
        </w:rPr>
      </w:pPr>
    </w:p>
    <w:p w14:paraId="2F6524E0" w14:textId="56446B95" w:rsidR="00796807" w:rsidRPr="007472A6" w:rsidRDefault="00796807" w:rsidP="002857BF">
      <w:pPr>
        <w:spacing w:line="360" w:lineRule="auto"/>
        <w:rPr>
          <w:rFonts w:ascii="Times New Roman" w:hAnsi="Times New Roman" w:cs="Times New Roman"/>
        </w:rPr>
      </w:pPr>
    </w:p>
    <w:p w14:paraId="19E0148A" w14:textId="4480AAB4" w:rsidR="00796807" w:rsidRPr="007472A6" w:rsidRDefault="00796807" w:rsidP="002857BF">
      <w:pPr>
        <w:spacing w:line="360" w:lineRule="auto"/>
        <w:rPr>
          <w:rFonts w:ascii="Times New Roman" w:hAnsi="Times New Roman" w:cs="Times New Roman"/>
        </w:rPr>
      </w:pPr>
    </w:p>
    <w:p w14:paraId="7220F1AB" w14:textId="77777777" w:rsidR="00796807" w:rsidRPr="007472A6" w:rsidRDefault="00796807" w:rsidP="002857BF">
      <w:pPr>
        <w:spacing w:line="360" w:lineRule="auto"/>
        <w:rPr>
          <w:rFonts w:ascii="Times New Roman" w:hAnsi="Times New Roman" w:cs="Times New Roman"/>
        </w:rPr>
      </w:pPr>
    </w:p>
    <w:sdt>
      <w:sdtPr>
        <w:rPr>
          <w:rFonts w:ascii="Times New Roman" w:eastAsiaTheme="minorHAnsi" w:hAnsi="Times New Roman" w:cs="Times New Roman"/>
          <w:color w:val="auto"/>
          <w:sz w:val="28"/>
          <w:szCs w:val="28"/>
          <w:lang w:val="en-GB"/>
        </w:rPr>
        <w:id w:val="1671912493"/>
        <w:docPartObj>
          <w:docPartGallery w:val="Table of Contents"/>
          <w:docPartUnique/>
        </w:docPartObj>
      </w:sdtPr>
      <w:sdtEndPr>
        <w:rPr>
          <w:b/>
          <w:bCs/>
          <w:noProof/>
          <w:sz w:val="22"/>
          <w:szCs w:val="22"/>
        </w:rPr>
      </w:sdtEndPr>
      <w:sdtContent>
        <w:p w14:paraId="3AE3106C" w14:textId="4794C846" w:rsidR="001F13C6" w:rsidRPr="00664439" w:rsidRDefault="001F13C6" w:rsidP="001F13C6">
          <w:pPr>
            <w:pStyle w:val="TOCHeading"/>
            <w:rPr>
              <w:rFonts w:ascii="Times New Roman" w:hAnsi="Times New Roman" w:cs="Times New Roman"/>
              <w:color w:val="auto"/>
            </w:rPr>
          </w:pPr>
          <w:r w:rsidRPr="00664439">
            <w:rPr>
              <w:rFonts w:ascii="Times New Roman" w:hAnsi="Times New Roman" w:cs="Times New Roman"/>
              <w:color w:val="auto"/>
            </w:rPr>
            <w:t>Table of Contents</w:t>
          </w:r>
        </w:p>
        <w:p w14:paraId="72E9A618" w14:textId="7185C6F2" w:rsidR="0046491B" w:rsidRPr="00664439" w:rsidRDefault="001F13C6">
          <w:pPr>
            <w:pStyle w:val="TOC1"/>
            <w:tabs>
              <w:tab w:val="right" w:leader="dot" w:pos="9016"/>
            </w:tabs>
            <w:rPr>
              <w:rFonts w:ascii="Times New Roman" w:eastAsiaTheme="minorEastAsia" w:hAnsi="Times New Roman" w:cs="Times New Roman"/>
              <w:noProof/>
              <w:sz w:val="24"/>
              <w:szCs w:val="24"/>
              <w:lang w:eastAsia="en-GB"/>
            </w:rPr>
          </w:pPr>
          <w:r w:rsidRPr="00664439">
            <w:rPr>
              <w:rFonts w:ascii="Times New Roman" w:hAnsi="Times New Roman" w:cs="Times New Roman"/>
              <w:sz w:val="24"/>
              <w:szCs w:val="24"/>
            </w:rPr>
            <w:fldChar w:fldCharType="begin"/>
          </w:r>
          <w:r w:rsidRPr="00664439">
            <w:rPr>
              <w:rFonts w:ascii="Times New Roman" w:hAnsi="Times New Roman" w:cs="Times New Roman"/>
              <w:sz w:val="24"/>
              <w:szCs w:val="24"/>
            </w:rPr>
            <w:instrText xml:space="preserve"> TOC \o "1-5" \h \z \u </w:instrText>
          </w:r>
          <w:r w:rsidRPr="00664439">
            <w:rPr>
              <w:rFonts w:ascii="Times New Roman" w:hAnsi="Times New Roman" w:cs="Times New Roman"/>
              <w:sz w:val="24"/>
              <w:szCs w:val="24"/>
            </w:rPr>
            <w:fldChar w:fldCharType="separate"/>
          </w:r>
          <w:hyperlink w:anchor="_Toc15890572" w:history="1">
            <w:r w:rsidR="0046491B" w:rsidRPr="00664439">
              <w:rPr>
                <w:rStyle w:val="Hyperlink"/>
                <w:rFonts w:ascii="Times New Roman" w:hAnsi="Times New Roman" w:cs="Times New Roman"/>
                <w:noProof/>
                <w:sz w:val="24"/>
                <w:szCs w:val="24"/>
              </w:rPr>
              <w:t>Abstract</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_Toc15890572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w:t>
            </w:r>
            <w:r w:rsidR="0046491B" w:rsidRPr="00664439">
              <w:rPr>
                <w:rFonts w:ascii="Times New Roman" w:hAnsi="Times New Roman" w:cs="Times New Roman"/>
                <w:noProof/>
                <w:webHidden/>
                <w:sz w:val="24"/>
                <w:szCs w:val="24"/>
              </w:rPr>
              <w:fldChar w:fldCharType="end"/>
            </w:r>
          </w:hyperlink>
        </w:p>
        <w:p w14:paraId="0895CE80" w14:textId="1B61E333" w:rsidR="0046491B" w:rsidRPr="00664439" w:rsidRDefault="00E8128F">
          <w:pPr>
            <w:pStyle w:val="TOC1"/>
            <w:tabs>
              <w:tab w:val="right" w:leader="dot" w:pos="9016"/>
            </w:tabs>
            <w:rPr>
              <w:rFonts w:ascii="Times New Roman" w:eastAsiaTheme="minorEastAsia" w:hAnsi="Times New Roman" w:cs="Times New Roman"/>
              <w:noProof/>
              <w:sz w:val="24"/>
              <w:szCs w:val="24"/>
              <w:lang w:eastAsia="en-GB"/>
            </w:rPr>
          </w:pPr>
          <w:hyperlink w:anchor="_Toc15890573" w:history="1">
            <w:r w:rsidR="0046491B" w:rsidRPr="00664439">
              <w:rPr>
                <w:rStyle w:val="Hyperlink"/>
                <w:rFonts w:ascii="Times New Roman" w:hAnsi="Times New Roman" w:cs="Times New Roman"/>
                <w:noProof/>
                <w:sz w:val="24"/>
                <w:szCs w:val="24"/>
              </w:rPr>
              <w:t>Declaration</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_Toc15890573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3</w:t>
            </w:r>
            <w:r w:rsidR="0046491B" w:rsidRPr="00664439">
              <w:rPr>
                <w:rFonts w:ascii="Times New Roman" w:hAnsi="Times New Roman" w:cs="Times New Roman"/>
                <w:noProof/>
                <w:webHidden/>
                <w:sz w:val="24"/>
                <w:szCs w:val="24"/>
              </w:rPr>
              <w:fldChar w:fldCharType="end"/>
            </w:r>
          </w:hyperlink>
        </w:p>
        <w:p w14:paraId="761FA7A3" w14:textId="32F258AF" w:rsidR="0046491B" w:rsidRPr="00664439" w:rsidRDefault="00E8128F">
          <w:pPr>
            <w:pStyle w:val="TOC1"/>
            <w:tabs>
              <w:tab w:val="right" w:leader="dot" w:pos="9016"/>
            </w:tabs>
            <w:rPr>
              <w:rFonts w:ascii="Times New Roman" w:eastAsiaTheme="minorEastAsia" w:hAnsi="Times New Roman" w:cs="Times New Roman"/>
              <w:noProof/>
              <w:sz w:val="24"/>
              <w:szCs w:val="24"/>
              <w:lang w:eastAsia="en-GB"/>
            </w:rPr>
          </w:pPr>
          <w:hyperlink w:anchor="_Toc15890574" w:history="1">
            <w:r w:rsidR="0046491B" w:rsidRPr="00664439">
              <w:rPr>
                <w:rStyle w:val="Hyperlink"/>
                <w:rFonts w:ascii="Times New Roman" w:hAnsi="Times New Roman" w:cs="Times New Roman"/>
                <w:noProof/>
                <w:sz w:val="24"/>
                <w:szCs w:val="24"/>
              </w:rPr>
              <w:t>List of tables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_Toc15890574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w:t>
            </w:r>
            <w:r w:rsidR="0046491B" w:rsidRPr="00664439">
              <w:rPr>
                <w:rFonts w:ascii="Times New Roman" w:hAnsi="Times New Roman" w:cs="Times New Roman"/>
                <w:noProof/>
                <w:webHidden/>
                <w:sz w:val="24"/>
                <w:szCs w:val="24"/>
              </w:rPr>
              <w:fldChar w:fldCharType="end"/>
            </w:r>
          </w:hyperlink>
        </w:p>
        <w:p w14:paraId="376F1FB0" w14:textId="1243F7FB" w:rsidR="0046491B" w:rsidRPr="00664439" w:rsidRDefault="00E8128F">
          <w:pPr>
            <w:pStyle w:val="TOC1"/>
            <w:tabs>
              <w:tab w:val="right" w:leader="dot" w:pos="9016"/>
            </w:tabs>
            <w:rPr>
              <w:rFonts w:ascii="Times New Roman" w:eastAsiaTheme="minorEastAsia" w:hAnsi="Times New Roman" w:cs="Times New Roman"/>
              <w:noProof/>
              <w:sz w:val="24"/>
              <w:szCs w:val="24"/>
              <w:lang w:eastAsia="en-GB"/>
            </w:rPr>
          </w:pPr>
          <w:hyperlink w:anchor="_Toc15890575" w:history="1">
            <w:r w:rsidR="0046491B" w:rsidRPr="00664439">
              <w:rPr>
                <w:rStyle w:val="Hyperlink"/>
                <w:rFonts w:ascii="Times New Roman" w:hAnsi="Times New Roman" w:cs="Times New Roman"/>
                <w:noProof/>
                <w:sz w:val="24"/>
                <w:szCs w:val="24"/>
              </w:rPr>
              <w:t>List of figures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_Toc15890575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6</w:t>
            </w:r>
            <w:r w:rsidR="0046491B" w:rsidRPr="00664439">
              <w:rPr>
                <w:rFonts w:ascii="Times New Roman" w:hAnsi="Times New Roman" w:cs="Times New Roman"/>
                <w:noProof/>
                <w:webHidden/>
                <w:sz w:val="24"/>
                <w:szCs w:val="24"/>
              </w:rPr>
              <w:fldChar w:fldCharType="end"/>
            </w:r>
          </w:hyperlink>
        </w:p>
        <w:p w14:paraId="3D1F6600" w14:textId="3101AA4A" w:rsidR="0046491B" w:rsidRPr="00664439" w:rsidRDefault="00E8128F">
          <w:pPr>
            <w:pStyle w:val="TOC1"/>
            <w:tabs>
              <w:tab w:val="right" w:leader="dot" w:pos="9016"/>
            </w:tabs>
            <w:rPr>
              <w:rFonts w:ascii="Times New Roman" w:eastAsiaTheme="minorEastAsia" w:hAnsi="Times New Roman" w:cs="Times New Roman"/>
              <w:noProof/>
              <w:sz w:val="24"/>
              <w:szCs w:val="24"/>
              <w:lang w:eastAsia="en-GB"/>
            </w:rPr>
          </w:pPr>
          <w:hyperlink w:anchor="_Toc15890576" w:history="1">
            <w:r w:rsidR="0046491B" w:rsidRPr="00664439">
              <w:rPr>
                <w:rStyle w:val="Hyperlink"/>
                <w:rFonts w:ascii="Times New Roman" w:hAnsi="Times New Roman" w:cs="Times New Roman"/>
                <w:noProof/>
                <w:sz w:val="24"/>
                <w:szCs w:val="24"/>
              </w:rPr>
              <w:t>List of acronyms and abbreviations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_Toc15890576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7</w:t>
            </w:r>
            <w:r w:rsidR="0046491B" w:rsidRPr="00664439">
              <w:rPr>
                <w:rFonts w:ascii="Times New Roman" w:hAnsi="Times New Roman" w:cs="Times New Roman"/>
                <w:noProof/>
                <w:webHidden/>
                <w:sz w:val="24"/>
                <w:szCs w:val="24"/>
              </w:rPr>
              <w:fldChar w:fldCharType="end"/>
            </w:r>
          </w:hyperlink>
        </w:p>
        <w:p w14:paraId="7898D747" w14:textId="0CDF7CB3" w:rsidR="0046491B" w:rsidRPr="00664439" w:rsidRDefault="00E8128F">
          <w:pPr>
            <w:pStyle w:val="TOC1"/>
            <w:tabs>
              <w:tab w:val="right" w:leader="dot" w:pos="9016"/>
            </w:tabs>
            <w:rPr>
              <w:rFonts w:ascii="Times New Roman" w:eastAsiaTheme="minorEastAsia" w:hAnsi="Times New Roman" w:cs="Times New Roman"/>
              <w:noProof/>
              <w:sz w:val="24"/>
              <w:szCs w:val="24"/>
              <w:lang w:eastAsia="en-GB"/>
            </w:rPr>
          </w:pPr>
          <w:hyperlink w:anchor="_Toc15890577" w:history="1">
            <w:r w:rsidR="0046491B" w:rsidRPr="00664439">
              <w:rPr>
                <w:rStyle w:val="Hyperlink"/>
                <w:rFonts w:ascii="Times New Roman" w:hAnsi="Times New Roman" w:cs="Times New Roman"/>
                <w:noProof/>
                <w:sz w:val="24"/>
                <w:szCs w:val="24"/>
              </w:rPr>
              <w:t>Acknowledgements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_Toc15890577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8</w:t>
            </w:r>
            <w:r w:rsidR="0046491B" w:rsidRPr="00664439">
              <w:rPr>
                <w:rFonts w:ascii="Times New Roman" w:hAnsi="Times New Roman" w:cs="Times New Roman"/>
                <w:noProof/>
                <w:webHidden/>
                <w:sz w:val="24"/>
                <w:szCs w:val="24"/>
              </w:rPr>
              <w:fldChar w:fldCharType="end"/>
            </w:r>
          </w:hyperlink>
        </w:p>
        <w:p w14:paraId="1A87B15C" w14:textId="397BDE72" w:rsidR="0046491B" w:rsidRPr="00664439" w:rsidRDefault="00E8128F">
          <w:pPr>
            <w:pStyle w:val="TOC1"/>
            <w:tabs>
              <w:tab w:val="left" w:pos="440"/>
              <w:tab w:val="right" w:leader="dot" w:pos="9016"/>
            </w:tabs>
            <w:rPr>
              <w:rFonts w:ascii="Times New Roman" w:eastAsiaTheme="minorEastAsia" w:hAnsi="Times New Roman" w:cs="Times New Roman"/>
              <w:noProof/>
              <w:sz w:val="24"/>
              <w:szCs w:val="24"/>
              <w:lang w:eastAsia="en-GB"/>
            </w:rPr>
          </w:pPr>
          <w:hyperlink w:anchor="_Toc15890578" w:history="1">
            <w:r w:rsidR="0046491B" w:rsidRPr="00664439">
              <w:rPr>
                <w:rStyle w:val="Hyperlink"/>
                <w:rFonts w:ascii="Times New Roman" w:hAnsi="Times New Roman" w:cs="Times New Roman"/>
                <w:noProof/>
                <w:sz w:val="24"/>
                <w:szCs w:val="24"/>
              </w:rPr>
              <w:t>1.</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Introduction</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_Toc15890578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9</w:t>
            </w:r>
            <w:r w:rsidR="0046491B" w:rsidRPr="00664439">
              <w:rPr>
                <w:rFonts w:ascii="Times New Roman" w:hAnsi="Times New Roman" w:cs="Times New Roman"/>
                <w:noProof/>
                <w:webHidden/>
                <w:sz w:val="24"/>
                <w:szCs w:val="24"/>
              </w:rPr>
              <w:fldChar w:fldCharType="end"/>
            </w:r>
          </w:hyperlink>
        </w:p>
        <w:p w14:paraId="62ABE5EB" w14:textId="5F98E255" w:rsidR="0046491B" w:rsidRPr="00664439" w:rsidRDefault="00E8128F">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15890579" w:history="1">
            <w:r w:rsidR="0046491B" w:rsidRPr="00664439">
              <w:rPr>
                <w:rStyle w:val="Hyperlink"/>
                <w:rFonts w:ascii="Times New Roman" w:hAnsi="Times New Roman" w:cs="Times New Roman"/>
                <w:noProof/>
                <w:sz w:val="24"/>
                <w:szCs w:val="24"/>
              </w:rPr>
              <w:t>1.1</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Theoretical background</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_Toc15890579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10</w:t>
            </w:r>
            <w:r w:rsidR="0046491B" w:rsidRPr="00664439">
              <w:rPr>
                <w:rFonts w:ascii="Times New Roman" w:hAnsi="Times New Roman" w:cs="Times New Roman"/>
                <w:noProof/>
                <w:webHidden/>
                <w:sz w:val="24"/>
                <w:szCs w:val="24"/>
              </w:rPr>
              <w:fldChar w:fldCharType="end"/>
            </w:r>
          </w:hyperlink>
        </w:p>
        <w:p w14:paraId="77A05DDB" w14:textId="77502702" w:rsidR="0046491B" w:rsidRPr="00664439" w:rsidRDefault="00E8128F">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15890580" w:history="1">
            <w:r w:rsidR="0046491B" w:rsidRPr="00664439">
              <w:rPr>
                <w:rStyle w:val="Hyperlink"/>
                <w:rFonts w:ascii="Times New Roman" w:hAnsi="Times New Roman" w:cs="Times New Roman"/>
                <w:noProof/>
                <w:sz w:val="24"/>
                <w:szCs w:val="24"/>
              </w:rPr>
              <w:t>1.2</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Purpose of the Study</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_Toc15890580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13</w:t>
            </w:r>
            <w:r w:rsidR="0046491B" w:rsidRPr="00664439">
              <w:rPr>
                <w:rFonts w:ascii="Times New Roman" w:hAnsi="Times New Roman" w:cs="Times New Roman"/>
                <w:noProof/>
                <w:webHidden/>
                <w:sz w:val="24"/>
                <w:szCs w:val="24"/>
              </w:rPr>
              <w:fldChar w:fldCharType="end"/>
            </w:r>
          </w:hyperlink>
        </w:p>
        <w:p w14:paraId="5E3D9391" w14:textId="6418B751" w:rsidR="0046491B" w:rsidRPr="00664439" w:rsidRDefault="00E8128F">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15890581" w:history="1">
            <w:r w:rsidR="0046491B" w:rsidRPr="00664439">
              <w:rPr>
                <w:rStyle w:val="Hyperlink"/>
                <w:rFonts w:ascii="Times New Roman" w:hAnsi="Times New Roman" w:cs="Times New Roman"/>
                <w:noProof/>
                <w:sz w:val="24"/>
                <w:szCs w:val="24"/>
              </w:rPr>
              <w:t>1.3</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Significance of the Study</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_Toc15890581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13</w:t>
            </w:r>
            <w:r w:rsidR="0046491B" w:rsidRPr="00664439">
              <w:rPr>
                <w:rFonts w:ascii="Times New Roman" w:hAnsi="Times New Roman" w:cs="Times New Roman"/>
                <w:noProof/>
                <w:webHidden/>
                <w:sz w:val="24"/>
                <w:szCs w:val="24"/>
              </w:rPr>
              <w:fldChar w:fldCharType="end"/>
            </w:r>
          </w:hyperlink>
        </w:p>
        <w:p w14:paraId="7B530900" w14:textId="50CF0C0E" w:rsidR="0046491B" w:rsidRPr="00664439" w:rsidRDefault="00E8128F">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15890582" w:history="1">
            <w:r w:rsidR="0046491B" w:rsidRPr="00664439">
              <w:rPr>
                <w:rStyle w:val="Hyperlink"/>
                <w:rFonts w:ascii="Times New Roman" w:hAnsi="Times New Roman" w:cs="Times New Roman"/>
                <w:noProof/>
                <w:sz w:val="24"/>
                <w:szCs w:val="24"/>
              </w:rPr>
              <w:t>1.4</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Scope of the Study</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_Toc15890582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14</w:t>
            </w:r>
            <w:r w:rsidR="0046491B" w:rsidRPr="00664439">
              <w:rPr>
                <w:rFonts w:ascii="Times New Roman" w:hAnsi="Times New Roman" w:cs="Times New Roman"/>
                <w:noProof/>
                <w:webHidden/>
                <w:sz w:val="24"/>
                <w:szCs w:val="24"/>
              </w:rPr>
              <w:fldChar w:fldCharType="end"/>
            </w:r>
          </w:hyperlink>
        </w:p>
        <w:p w14:paraId="3B8D3159" w14:textId="0D6EE118" w:rsidR="0046491B" w:rsidRPr="00664439" w:rsidRDefault="00E8128F">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15890583" w:history="1">
            <w:r w:rsidR="0046491B" w:rsidRPr="00664439">
              <w:rPr>
                <w:rStyle w:val="Hyperlink"/>
                <w:rFonts w:ascii="Times New Roman" w:hAnsi="Times New Roman" w:cs="Times New Roman"/>
                <w:noProof/>
                <w:sz w:val="24"/>
                <w:szCs w:val="24"/>
              </w:rPr>
              <w:t>1.5</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Literature Review</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_Toc15890583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15</w:t>
            </w:r>
            <w:r w:rsidR="0046491B" w:rsidRPr="00664439">
              <w:rPr>
                <w:rFonts w:ascii="Times New Roman" w:hAnsi="Times New Roman" w:cs="Times New Roman"/>
                <w:noProof/>
                <w:webHidden/>
                <w:sz w:val="24"/>
                <w:szCs w:val="24"/>
              </w:rPr>
              <w:fldChar w:fldCharType="end"/>
            </w:r>
          </w:hyperlink>
        </w:p>
        <w:p w14:paraId="32AAEFFC" w14:textId="6831BAE8" w:rsidR="0046491B" w:rsidRPr="00664439" w:rsidRDefault="00E8128F">
          <w:pPr>
            <w:pStyle w:val="TOC3"/>
            <w:tabs>
              <w:tab w:val="left" w:pos="1320"/>
              <w:tab w:val="right" w:leader="dot" w:pos="9016"/>
            </w:tabs>
            <w:rPr>
              <w:rFonts w:ascii="Times New Roman" w:eastAsiaTheme="minorEastAsia" w:hAnsi="Times New Roman" w:cs="Times New Roman"/>
              <w:noProof/>
              <w:sz w:val="24"/>
              <w:szCs w:val="24"/>
              <w:lang w:eastAsia="en-GB"/>
            </w:rPr>
          </w:pPr>
          <w:hyperlink w:anchor="_Toc15890584" w:history="1">
            <w:r w:rsidR="0046491B" w:rsidRPr="00664439">
              <w:rPr>
                <w:rStyle w:val="Hyperlink"/>
                <w:rFonts w:ascii="Times New Roman" w:hAnsi="Times New Roman" w:cs="Times New Roman"/>
                <w:noProof/>
                <w:sz w:val="24"/>
                <w:szCs w:val="24"/>
              </w:rPr>
              <w:t>1.5.1</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Reinforcement learning</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_Toc15890584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15</w:t>
            </w:r>
            <w:r w:rsidR="0046491B" w:rsidRPr="00664439">
              <w:rPr>
                <w:rFonts w:ascii="Times New Roman" w:hAnsi="Times New Roman" w:cs="Times New Roman"/>
                <w:noProof/>
                <w:webHidden/>
                <w:sz w:val="24"/>
                <w:szCs w:val="24"/>
              </w:rPr>
              <w:fldChar w:fldCharType="end"/>
            </w:r>
          </w:hyperlink>
        </w:p>
        <w:p w14:paraId="62C5696A" w14:textId="6CCEF4D5" w:rsidR="0046491B" w:rsidRPr="00664439" w:rsidRDefault="00E8128F">
          <w:pPr>
            <w:pStyle w:val="TOC4"/>
            <w:tabs>
              <w:tab w:val="left" w:pos="1540"/>
              <w:tab w:val="right" w:leader="dot" w:pos="9016"/>
            </w:tabs>
            <w:rPr>
              <w:rFonts w:ascii="Times New Roman" w:eastAsiaTheme="minorEastAsia" w:hAnsi="Times New Roman" w:cs="Times New Roman"/>
              <w:noProof/>
              <w:sz w:val="24"/>
              <w:szCs w:val="24"/>
              <w:lang w:eastAsia="en-GB"/>
            </w:rPr>
          </w:pPr>
          <w:hyperlink w:anchor="_Toc15890585" w:history="1">
            <w:r w:rsidR="0046491B" w:rsidRPr="00664439">
              <w:rPr>
                <w:rStyle w:val="Hyperlink"/>
                <w:rFonts w:ascii="Times New Roman" w:hAnsi="Times New Roman" w:cs="Times New Roman"/>
                <w:noProof/>
                <w:sz w:val="24"/>
                <w:szCs w:val="24"/>
              </w:rPr>
              <w:t>1.5.1.1</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Deep reinforcement learning</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_Toc15890585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20</w:t>
            </w:r>
            <w:r w:rsidR="0046491B" w:rsidRPr="00664439">
              <w:rPr>
                <w:rFonts w:ascii="Times New Roman" w:hAnsi="Times New Roman" w:cs="Times New Roman"/>
                <w:noProof/>
                <w:webHidden/>
                <w:sz w:val="24"/>
                <w:szCs w:val="24"/>
              </w:rPr>
              <w:fldChar w:fldCharType="end"/>
            </w:r>
          </w:hyperlink>
        </w:p>
        <w:p w14:paraId="4A6A03AA" w14:textId="31E3252B" w:rsidR="0046491B" w:rsidRPr="00664439" w:rsidRDefault="00E8128F">
          <w:pPr>
            <w:pStyle w:val="TOC5"/>
            <w:tabs>
              <w:tab w:val="left" w:pos="1870"/>
              <w:tab w:val="right" w:leader="dot" w:pos="9016"/>
            </w:tabs>
            <w:rPr>
              <w:rFonts w:ascii="Times New Roman" w:eastAsiaTheme="minorEastAsia" w:hAnsi="Times New Roman" w:cs="Times New Roman"/>
              <w:noProof/>
              <w:sz w:val="24"/>
              <w:szCs w:val="24"/>
              <w:lang w:eastAsia="en-GB"/>
            </w:rPr>
          </w:pPr>
          <w:hyperlink w:anchor="_Toc15890586" w:history="1">
            <w:r w:rsidR="0046491B" w:rsidRPr="00664439">
              <w:rPr>
                <w:rStyle w:val="Hyperlink"/>
                <w:rFonts w:ascii="Times New Roman" w:hAnsi="Times New Roman" w:cs="Times New Roman"/>
                <w:noProof/>
                <w:sz w:val="24"/>
                <w:szCs w:val="24"/>
              </w:rPr>
              <w:t>1.5.1.1.1</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Policy Gradient Methods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_Toc15890586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20</w:t>
            </w:r>
            <w:r w:rsidR="0046491B" w:rsidRPr="00664439">
              <w:rPr>
                <w:rFonts w:ascii="Times New Roman" w:hAnsi="Times New Roman" w:cs="Times New Roman"/>
                <w:noProof/>
                <w:webHidden/>
                <w:sz w:val="24"/>
                <w:szCs w:val="24"/>
              </w:rPr>
              <w:fldChar w:fldCharType="end"/>
            </w:r>
          </w:hyperlink>
        </w:p>
        <w:p w14:paraId="601B69C5" w14:textId="4DA1C8B0" w:rsidR="0046491B" w:rsidRPr="00664439" w:rsidRDefault="00E8128F">
          <w:pPr>
            <w:pStyle w:val="TOC5"/>
            <w:tabs>
              <w:tab w:val="left" w:pos="1870"/>
              <w:tab w:val="right" w:leader="dot" w:pos="9016"/>
            </w:tabs>
            <w:rPr>
              <w:rFonts w:ascii="Times New Roman" w:eastAsiaTheme="minorEastAsia" w:hAnsi="Times New Roman" w:cs="Times New Roman"/>
              <w:noProof/>
              <w:sz w:val="24"/>
              <w:szCs w:val="24"/>
              <w:lang w:eastAsia="en-GB"/>
            </w:rPr>
          </w:pPr>
          <w:hyperlink w:anchor="_Toc15890587" w:history="1">
            <w:r w:rsidR="0046491B" w:rsidRPr="00664439">
              <w:rPr>
                <w:rStyle w:val="Hyperlink"/>
                <w:rFonts w:ascii="Times New Roman" w:hAnsi="Times New Roman" w:cs="Times New Roman"/>
                <w:noProof/>
                <w:sz w:val="24"/>
                <w:szCs w:val="24"/>
              </w:rPr>
              <w:t>1.5.1.1.2</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Proximal Policy Optimisation</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_Toc15890587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22</w:t>
            </w:r>
            <w:r w:rsidR="0046491B" w:rsidRPr="00664439">
              <w:rPr>
                <w:rFonts w:ascii="Times New Roman" w:hAnsi="Times New Roman" w:cs="Times New Roman"/>
                <w:noProof/>
                <w:webHidden/>
                <w:sz w:val="24"/>
                <w:szCs w:val="24"/>
              </w:rPr>
              <w:fldChar w:fldCharType="end"/>
            </w:r>
          </w:hyperlink>
        </w:p>
        <w:p w14:paraId="16B5A2AE" w14:textId="3B4A831F" w:rsidR="0046491B" w:rsidRPr="00664439" w:rsidRDefault="00E8128F">
          <w:pPr>
            <w:pStyle w:val="TOC3"/>
            <w:tabs>
              <w:tab w:val="left" w:pos="1320"/>
              <w:tab w:val="right" w:leader="dot" w:pos="9016"/>
            </w:tabs>
            <w:rPr>
              <w:rFonts w:ascii="Times New Roman" w:eastAsiaTheme="minorEastAsia" w:hAnsi="Times New Roman" w:cs="Times New Roman"/>
              <w:noProof/>
              <w:sz w:val="24"/>
              <w:szCs w:val="24"/>
              <w:lang w:eastAsia="en-GB"/>
            </w:rPr>
          </w:pPr>
          <w:hyperlink w:anchor="_Toc15890590" w:history="1">
            <w:r w:rsidR="0046491B" w:rsidRPr="00664439">
              <w:rPr>
                <w:rStyle w:val="Hyperlink"/>
                <w:rFonts w:ascii="Times New Roman" w:hAnsi="Times New Roman" w:cs="Times New Roman"/>
                <w:noProof/>
                <w:sz w:val="24"/>
                <w:szCs w:val="24"/>
              </w:rPr>
              <w:t>1.5.2</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Robotic Navigation in Urban Environments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_Toc15890590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23</w:t>
            </w:r>
            <w:r w:rsidR="0046491B" w:rsidRPr="00664439">
              <w:rPr>
                <w:rFonts w:ascii="Times New Roman" w:hAnsi="Times New Roman" w:cs="Times New Roman"/>
                <w:noProof/>
                <w:webHidden/>
                <w:sz w:val="24"/>
                <w:szCs w:val="24"/>
              </w:rPr>
              <w:fldChar w:fldCharType="end"/>
            </w:r>
          </w:hyperlink>
        </w:p>
        <w:p w14:paraId="512EA734" w14:textId="67A4C831" w:rsidR="0046491B" w:rsidRPr="00664439" w:rsidRDefault="00E8128F">
          <w:pPr>
            <w:pStyle w:val="TOC4"/>
            <w:tabs>
              <w:tab w:val="left" w:pos="1760"/>
              <w:tab w:val="right" w:leader="dot" w:pos="9016"/>
            </w:tabs>
            <w:rPr>
              <w:rFonts w:ascii="Times New Roman" w:eastAsiaTheme="minorEastAsia" w:hAnsi="Times New Roman" w:cs="Times New Roman"/>
              <w:noProof/>
              <w:sz w:val="24"/>
              <w:szCs w:val="24"/>
              <w:lang w:eastAsia="en-GB"/>
            </w:rPr>
          </w:pPr>
          <w:hyperlink w:anchor="_Toc15890591" w:history="1">
            <w:r w:rsidR="0046491B" w:rsidRPr="00664439">
              <w:rPr>
                <w:rStyle w:val="Hyperlink"/>
                <w:rFonts w:ascii="Times New Roman" w:hAnsi="Times New Roman" w:cs="Times New Roman"/>
                <w:noProof/>
                <w:sz w:val="24"/>
                <w:szCs w:val="24"/>
              </w:rPr>
              <w:t>1.5.2.1.1</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Robotic Navigation in Urban Environments using Reinforcement Learning</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_Toc15890591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25</w:t>
            </w:r>
            <w:r w:rsidR="0046491B" w:rsidRPr="00664439">
              <w:rPr>
                <w:rFonts w:ascii="Times New Roman" w:hAnsi="Times New Roman" w:cs="Times New Roman"/>
                <w:noProof/>
                <w:webHidden/>
                <w:sz w:val="24"/>
                <w:szCs w:val="24"/>
              </w:rPr>
              <w:fldChar w:fldCharType="end"/>
            </w:r>
          </w:hyperlink>
        </w:p>
        <w:p w14:paraId="05D1665D" w14:textId="565F3B63" w:rsidR="0046491B" w:rsidRPr="00664439" w:rsidRDefault="00E8128F">
          <w:pPr>
            <w:pStyle w:val="TOC1"/>
            <w:tabs>
              <w:tab w:val="left" w:pos="440"/>
              <w:tab w:val="right" w:leader="dot" w:pos="9016"/>
            </w:tabs>
            <w:rPr>
              <w:rFonts w:ascii="Times New Roman" w:eastAsiaTheme="minorEastAsia" w:hAnsi="Times New Roman" w:cs="Times New Roman"/>
              <w:noProof/>
              <w:sz w:val="24"/>
              <w:szCs w:val="24"/>
              <w:lang w:eastAsia="en-GB"/>
            </w:rPr>
          </w:pPr>
          <w:hyperlink w:anchor="_Toc15890592" w:history="1">
            <w:r w:rsidR="0046491B" w:rsidRPr="00664439">
              <w:rPr>
                <w:rStyle w:val="Hyperlink"/>
                <w:rFonts w:ascii="Times New Roman" w:hAnsi="Times New Roman" w:cs="Times New Roman"/>
                <w:noProof/>
                <w:sz w:val="24"/>
                <w:szCs w:val="24"/>
              </w:rPr>
              <w:t>2.</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Prerequisites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_Toc15890592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26</w:t>
            </w:r>
            <w:r w:rsidR="0046491B" w:rsidRPr="00664439">
              <w:rPr>
                <w:rFonts w:ascii="Times New Roman" w:hAnsi="Times New Roman" w:cs="Times New Roman"/>
                <w:noProof/>
                <w:webHidden/>
                <w:sz w:val="24"/>
                <w:szCs w:val="24"/>
              </w:rPr>
              <w:fldChar w:fldCharType="end"/>
            </w:r>
          </w:hyperlink>
        </w:p>
        <w:p w14:paraId="4D50A38C" w14:textId="6E473FC1" w:rsidR="0046491B" w:rsidRPr="00664439" w:rsidRDefault="00E8128F">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15890593" w:history="1">
            <w:r w:rsidR="0046491B" w:rsidRPr="00664439">
              <w:rPr>
                <w:rStyle w:val="Hyperlink"/>
                <w:rFonts w:ascii="Times New Roman" w:hAnsi="Times New Roman" w:cs="Times New Roman"/>
                <w:noProof/>
                <w:sz w:val="24"/>
                <w:szCs w:val="24"/>
              </w:rPr>
              <w:t>2.5</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Notation</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_Toc15890593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26</w:t>
            </w:r>
            <w:r w:rsidR="0046491B" w:rsidRPr="00664439">
              <w:rPr>
                <w:rFonts w:ascii="Times New Roman" w:hAnsi="Times New Roman" w:cs="Times New Roman"/>
                <w:noProof/>
                <w:webHidden/>
                <w:sz w:val="24"/>
                <w:szCs w:val="24"/>
              </w:rPr>
              <w:fldChar w:fldCharType="end"/>
            </w:r>
          </w:hyperlink>
        </w:p>
        <w:p w14:paraId="299F20AE" w14:textId="3B9596A0" w:rsidR="0046491B" w:rsidRPr="00664439" w:rsidRDefault="00E8128F">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15890594" w:history="1">
            <w:r w:rsidR="0046491B" w:rsidRPr="00664439">
              <w:rPr>
                <w:rStyle w:val="Hyperlink"/>
                <w:rFonts w:ascii="Times New Roman" w:hAnsi="Times New Roman" w:cs="Times New Roman"/>
                <w:noProof/>
                <w:sz w:val="24"/>
                <w:szCs w:val="24"/>
              </w:rPr>
              <w:t>2.6</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Autonomous delivery robots today</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_Toc15890594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26</w:t>
            </w:r>
            <w:r w:rsidR="0046491B" w:rsidRPr="00664439">
              <w:rPr>
                <w:rFonts w:ascii="Times New Roman" w:hAnsi="Times New Roman" w:cs="Times New Roman"/>
                <w:noProof/>
                <w:webHidden/>
                <w:sz w:val="24"/>
                <w:szCs w:val="24"/>
              </w:rPr>
              <w:fldChar w:fldCharType="end"/>
            </w:r>
          </w:hyperlink>
        </w:p>
        <w:p w14:paraId="58B57F7D" w14:textId="0AEA6D26" w:rsidR="0046491B" w:rsidRPr="00664439" w:rsidRDefault="00E8128F">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15890595" w:history="1">
            <w:r w:rsidR="0046491B" w:rsidRPr="00664439">
              <w:rPr>
                <w:rStyle w:val="Hyperlink"/>
                <w:rFonts w:ascii="Times New Roman" w:hAnsi="Times New Roman" w:cs="Times New Roman"/>
                <w:noProof/>
                <w:sz w:val="24"/>
                <w:szCs w:val="24"/>
              </w:rPr>
              <w:t>2.7</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Unity – as a simulation engine for research in DRL</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_Toc15890595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27</w:t>
            </w:r>
            <w:r w:rsidR="0046491B" w:rsidRPr="00664439">
              <w:rPr>
                <w:rFonts w:ascii="Times New Roman" w:hAnsi="Times New Roman" w:cs="Times New Roman"/>
                <w:noProof/>
                <w:webHidden/>
                <w:sz w:val="24"/>
                <w:szCs w:val="24"/>
              </w:rPr>
              <w:fldChar w:fldCharType="end"/>
            </w:r>
          </w:hyperlink>
        </w:p>
        <w:p w14:paraId="45E8B4CD" w14:textId="28501467" w:rsidR="0046491B" w:rsidRPr="00664439" w:rsidRDefault="00E8128F">
          <w:pPr>
            <w:pStyle w:val="TOC3"/>
            <w:tabs>
              <w:tab w:val="left" w:pos="1320"/>
              <w:tab w:val="right" w:leader="dot" w:pos="9016"/>
            </w:tabs>
            <w:rPr>
              <w:rFonts w:ascii="Times New Roman" w:eastAsiaTheme="minorEastAsia" w:hAnsi="Times New Roman" w:cs="Times New Roman"/>
              <w:noProof/>
              <w:sz w:val="24"/>
              <w:szCs w:val="24"/>
              <w:lang w:eastAsia="en-GB"/>
            </w:rPr>
          </w:pPr>
          <w:hyperlink w:anchor="_Toc15890596" w:history="1">
            <w:r w:rsidR="0046491B" w:rsidRPr="00664439">
              <w:rPr>
                <w:rStyle w:val="Hyperlink"/>
                <w:rFonts w:ascii="Times New Roman" w:hAnsi="Times New Roman" w:cs="Times New Roman"/>
                <w:noProof/>
                <w:sz w:val="24"/>
                <w:szCs w:val="24"/>
              </w:rPr>
              <w:t>2.3.1</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The environment</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_Toc15890596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29</w:t>
            </w:r>
            <w:r w:rsidR="0046491B" w:rsidRPr="00664439">
              <w:rPr>
                <w:rFonts w:ascii="Times New Roman" w:hAnsi="Times New Roman" w:cs="Times New Roman"/>
                <w:noProof/>
                <w:webHidden/>
                <w:sz w:val="24"/>
                <w:szCs w:val="24"/>
              </w:rPr>
              <w:fldChar w:fldCharType="end"/>
            </w:r>
          </w:hyperlink>
        </w:p>
        <w:p w14:paraId="0B6D06E0" w14:textId="5227AD5D" w:rsidR="0046491B" w:rsidRPr="00664439" w:rsidRDefault="00E8128F">
          <w:pPr>
            <w:pStyle w:val="TOC4"/>
            <w:tabs>
              <w:tab w:val="left" w:pos="1540"/>
              <w:tab w:val="right" w:leader="dot" w:pos="9016"/>
            </w:tabs>
            <w:rPr>
              <w:rFonts w:ascii="Times New Roman" w:eastAsiaTheme="minorEastAsia" w:hAnsi="Times New Roman" w:cs="Times New Roman"/>
              <w:noProof/>
              <w:sz w:val="24"/>
              <w:szCs w:val="24"/>
              <w:lang w:eastAsia="en-GB"/>
            </w:rPr>
          </w:pPr>
          <w:hyperlink w:anchor="_Toc15890597" w:history="1">
            <w:r w:rsidR="0046491B" w:rsidRPr="00664439">
              <w:rPr>
                <w:rStyle w:val="Hyperlink"/>
                <w:rFonts w:ascii="Times New Roman" w:hAnsi="Times New Roman" w:cs="Times New Roman"/>
                <w:noProof/>
                <w:sz w:val="24"/>
                <w:szCs w:val="24"/>
              </w:rPr>
              <w:t>2.3.1.1</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Environment</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_Toc15890597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31</w:t>
            </w:r>
            <w:r w:rsidR="0046491B" w:rsidRPr="00664439">
              <w:rPr>
                <w:rFonts w:ascii="Times New Roman" w:hAnsi="Times New Roman" w:cs="Times New Roman"/>
                <w:noProof/>
                <w:webHidden/>
                <w:sz w:val="24"/>
                <w:szCs w:val="24"/>
              </w:rPr>
              <w:fldChar w:fldCharType="end"/>
            </w:r>
          </w:hyperlink>
        </w:p>
        <w:p w14:paraId="70AD7027" w14:textId="15A43B3B" w:rsidR="0046491B" w:rsidRPr="00664439" w:rsidRDefault="00E8128F">
          <w:pPr>
            <w:pStyle w:val="TOC5"/>
            <w:tabs>
              <w:tab w:val="left" w:pos="1870"/>
              <w:tab w:val="right" w:leader="dot" w:pos="9016"/>
            </w:tabs>
            <w:rPr>
              <w:rFonts w:ascii="Times New Roman" w:eastAsiaTheme="minorEastAsia" w:hAnsi="Times New Roman" w:cs="Times New Roman"/>
              <w:noProof/>
              <w:sz w:val="24"/>
              <w:szCs w:val="24"/>
              <w:lang w:eastAsia="en-GB"/>
            </w:rPr>
          </w:pPr>
          <w:hyperlink w:anchor="_Toc15890598" w:history="1">
            <w:r w:rsidR="0046491B" w:rsidRPr="00664439">
              <w:rPr>
                <w:rStyle w:val="Hyperlink"/>
                <w:rFonts w:ascii="Times New Roman" w:hAnsi="Times New Roman" w:cs="Times New Roman"/>
                <w:noProof/>
                <w:sz w:val="24"/>
                <w:szCs w:val="24"/>
              </w:rPr>
              <w:t>2.3.1.1.1</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Walls &amp; Obstacles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_Toc15890598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33</w:t>
            </w:r>
            <w:r w:rsidR="0046491B" w:rsidRPr="00664439">
              <w:rPr>
                <w:rFonts w:ascii="Times New Roman" w:hAnsi="Times New Roman" w:cs="Times New Roman"/>
                <w:noProof/>
                <w:webHidden/>
                <w:sz w:val="24"/>
                <w:szCs w:val="24"/>
              </w:rPr>
              <w:fldChar w:fldCharType="end"/>
            </w:r>
          </w:hyperlink>
        </w:p>
        <w:p w14:paraId="48B46B86" w14:textId="5691E14F" w:rsidR="0046491B" w:rsidRPr="00664439" w:rsidRDefault="00E8128F">
          <w:pPr>
            <w:pStyle w:val="TOC5"/>
            <w:tabs>
              <w:tab w:val="left" w:pos="1870"/>
              <w:tab w:val="right" w:leader="dot" w:pos="9016"/>
            </w:tabs>
            <w:rPr>
              <w:rFonts w:ascii="Times New Roman" w:eastAsiaTheme="minorEastAsia" w:hAnsi="Times New Roman" w:cs="Times New Roman"/>
              <w:noProof/>
              <w:sz w:val="24"/>
              <w:szCs w:val="24"/>
              <w:lang w:eastAsia="en-GB"/>
            </w:rPr>
          </w:pPr>
          <w:hyperlink w:anchor="_Toc15890599" w:history="1">
            <w:r w:rsidR="0046491B" w:rsidRPr="00664439">
              <w:rPr>
                <w:rStyle w:val="Hyperlink"/>
                <w:rFonts w:ascii="Times New Roman" w:hAnsi="Times New Roman" w:cs="Times New Roman"/>
                <w:noProof/>
                <w:sz w:val="24"/>
                <w:szCs w:val="24"/>
              </w:rPr>
              <w:t>2.3.1.1.2</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Pedestrians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_Toc15890599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33</w:t>
            </w:r>
            <w:r w:rsidR="0046491B" w:rsidRPr="00664439">
              <w:rPr>
                <w:rFonts w:ascii="Times New Roman" w:hAnsi="Times New Roman" w:cs="Times New Roman"/>
                <w:noProof/>
                <w:webHidden/>
                <w:sz w:val="24"/>
                <w:szCs w:val="24"/>
              </w:rPr>
              <w:fldChar w:fldCharType="end"/>
            </w:r>
          </w:hyperlink>
        </w:p>
        <w:p w14:paraId="4C8DC820" w14:textId="72674ED2" w:rsidR="0046491B" w:rsidRPr="00664439" w:rsidRDefault="00E8128F">
          <w:pPr>
            <w:pStyle w:val="TOC5"/>
            <w:tabs>
              <w:tab w:val="left" w:pos="1870"/>
              <w:tab w:val="right" w:leader="dot" w:pos="9016"/>
            </w:tabs>
            <w:rPr>
              <w:rFonts w:ascii="Times New Roman" w:eastAsiaTheme="minorEastAsia" w:hAnsi="Times New Roman" w:cs="Times New Roman"/>
              <w:noProof/>
              <w:sz w:val="24"/>
              <w:szCs w:val="24"/>
              <w:lang w:eastAsia="en-GB"/>
            </w:rPr>
          </w:pPr>
          <w:hyperlink w:anchor="_Toc15890600" w:history="1">
            <w:r w:rsidR="0046491B" w:rsidRPr="00664439">
              <w:rPr>
                <w:rStyle w:val="Hyperlink"/>
                <w:rFonts w:ascii="Times New Roman" w:hAnsi="Times New Roman" w:cs="Times New Roman"/>
                <w:noProof/>
                <w:sz w:val="24"/>
                <w:szCs w:val="24"/>
              </w:rPr>
              <w:t>2.3.1.1.3</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Crowded areas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_Toc15890600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37</w:t>
            </w:r>
            <w:r w:rsidR="0046491B" w:rsidRPr="00664439">
              <w:rPr>
                <w:rFonts w:ascii="Times New Roman" w:hAnsi="Times New Roman" w:cs="Times New Roman"/>
                <w:noProof/>
                <w:webHidden/>
                <w:sz w:val="24"/>
                <w:szCs w:val="24"/>
              </w:rPr>
              <w:fldChar w:fldCharType="end"/>
            </w:r>
          </w:hyperlink>
        </w:p>
        <w:p w14:paraId="7643424C" w14:textId="0B87153D" w:rsidR="0046491B" w:rsidRPr="00664439" w:rsidRDefault="00E8128F">
          <w:pPr>
            <w:pStyle w:val="TOC4"/>
            <w:tabs>
              <w:tab w:val="left" w:pos="1540"/>
              <w:tab w:val="right" w:leader="dot" w:pos="9016"/>
            </w:tabs>
            <w:rPr>
              <w:rFonts w:ascii="Times New Roman" w:eastAsiaTheme="minorEastAsia" w:hAnsi="Times New Roman" w:cs="Times New Roman"/>
              <w:noProof/>
              <w:sz w:val="24"/>
              <w:szCs w:val="24"/>
              <w:lang w:eastAsia="en-GB"/>
            </w:rPr>
          </w:pPr>
          <w:hyperlink w:anchor="_Toc15890601" w:history="1">
            <w:r w:rsidR="0046491B" w:rsidRPr="00664439">
              <w:rPr>
                <w:rStyle w:val="Hyperlink"/>
                <w:rFonts w:ascii="Times New Roman" w:hAnsi="Times New Roman" w:cs="Times New Roman"/>
                <w:noProof/>
                <w:sz w:val="24"/>
                <w:szCs w:val="24"/>
              </w:rPr>
              <w:t>2.3.1.2</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Academy</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_Toc15890601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40</w:t>
            </w:r>
            <w:r w:rsidR="0046491B" w:rsidRPr="00664439">
              <w:rPr>
                <w:rFonts w:ascii="Times New Roman" w:hAnsi="Times New Roman" w:cs="Times New Roman"/>
                <w:noProof/>
                <w:webHidden/>
                <w:sz w:val="24"/>
                <w:szCs w:val="24"/>
              </w:rPr>
              <w:fldChar w:fldCharType="end"/>
            </w:r>
          </w:hyperlink>
        </w:p>
        <w:p w14:paraId="0D53532D" w14:textId="662B74F6" w:rsidR="0046491B" w:rsidRPr="00664439" w:rsidRDefault="00E8128F">
          <w:pPr>
            <w:pStyle w:val="TOC4"/>
            <w:tabs>
              <w:tab w:val="left" w:pos="1540"/>
              <w:tab w:val="right" w:leader="dot" w:pos="9016"/>
            </w:tabs>
            <w:rPr>
              <w:rFonts w:ascii="Times New Roman" w:eastAsiaTheme="minorEastAsia" w:hAnsi="Times New Roman" w:cs="Times New Roman"/>
              <w:noProof/>
              <w:sz w:val="24"/>
              <w:szCs w:val="24"/>
              <w:lang w:eastAsia="en-GB"/>
            </w:rPr>
          </w:pPr>
          <w:hyperlink w:anchor="_Toc15890602" w:history="1">
            <w:r w:rsidR="0046491B" w:rsidRPr="00664439">
              <w:rPr>
                <w:rStyle w:val="Hyperlink"/>
                <w:rFonts w:ascii="Times New Roman" w:hAnsi="Times New Roman" w:cs="Times New Roman"/>
                <w:noProof/>
                <w:sz w:val="24"/>
                <w:szCs w:val="24"/>
              </w:rPr>
              <w:t>2.3.1.3</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Agent</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_Toc15890602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44</w:t>
            </w:r>
            <w:r w:rsidR="0046491B" w:rsidRPr="00664439">
              <w:rPr>
                <w:rFonts w:ascii="Times New Roman" w:hAnsi="Times New Roman" w:cs="Times New Roman"/>
                <w:noProof/>
                <w:webHidden/>
                <w:sz w:val="24"/>
                <w:szCs w:val="24"/>
              </w:rPr>
              <w:fldChar w:fldCharType="end"/>
            </w:r>
          </w:hyperlink>
        </w:p>
        <w:p w14:paraId="50AA98AC" w14:textId="18EF750E" w:rsidR="0046491B" w:rsidRPr="00664439" w:rsidRDefault="00E8128F">
          <w:pPr>
            <w:pStyle w:val="TOC4"/>
            <w:tabs>
              <w:tab w:val="left" w:pos="1540"/>
              <w:tab w:val="right" w:leader="dot" w:pos="9016"/>
            </w:tabs>
            <w:rPr>
              <w:rFonts w:ascii="Times New Roman" w:eastAsiaTheme="minorEastAsia" w:hAnsi="Times New Roman" w:cs="Times New Roman"/>
              <w:noProof/>
              <w:sz w:val="24"/>
              <w:szCs w:val="24"/>
              <w:lang w:eastAsia="en-GB"/>
            </w:rPr>
          </w:pPr>
          <w:hyperlink w:anchor="_Toc15890603" w:history="1">
            <w:r w:rsidR="0046491B" w:rsidRPr="00664439">
              <w:rPr>
                <w:rStyle w:val="Hyperlink"/>
                <w:rFonts w:ascii="Times New Roman" w:hAnsi="Times New Roman" w:cs="Times New Roman"/>
                <w:noProof/>
                <w:sz w:val="24"/>
                <w:szCs w:val="24"/>
              </w:rPr>
              <w:t>2.3.1.4</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Target</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_Toc15890603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48</w:t>
            </w:r>
            <w:r w:rsidR="0046491B" w:rsidRPr="00664439">
              <w:rPr>
                <w:rFonts w:ascii="Times New Roman" w:hAnsi="Times New Roman" w:cs="Times New Roman"/>
                <w:noProof/>
                <w:webHidden/>
                <w:sz w:val="24"/>
                <w:szCs w:val="24"/>
              </w:rPr>
              <w:fldChar w:fldCharType="end"/>
            </w:r>
          </w:hyperlink>
        </w:p>
        <w:p w14:paraId="3BAFE895" w14:textId="5550B2A7" w:rsidR="0046491B" w:rsidRPr="00664439" w:rsidRDefault="00E8128F">
          <w:pPr>
            <w:pStyle w:val="TOC3"/>
            <w:tabs>
              <w:tab w:val="left" w:pos="1320"/>
              <w:tab w:val="right" w:leader="dot" w:pos="9016"/>
            </w:tabs>
            <w:rPr>
              <w:rFonts w:ascii="Times New Roman" w:eastAsiaTheme="minorEastAsia" w:hAnsi="Times New Roman" w:cs="Times New Roman"/>
              <w:noProof/>
              <w:sz w:val="24"/>
              <w:szCs w:val="24"/>
              <w:lang w:eastAsia="en-GB"/>
            </w:rPr>
          </w:pPr>
          <w:hyperlink w:anchor="_Toc15890604" w:history="1">
            <w:r w:rsidR="0046491B" w:rsidRPr="00664439">
              <w:rPr>
                <w:rStyle w:val="Hyperlink"/>
                <w:rFonts w:ascii="Times New Roman" w:hAnsi="Times New Roman" w:cs="Times New Roman"/>
                <w:noProof/>
                <w:sz w:val="24"/>
                <w:szCs w:val="24"/>
              </w:rPr>
              <w:t>2.3.2</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Training</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_Toc15890604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50</w:t>
            </w:r>
            <w:r w:rsidR="0046491B" w:rsidRPr="00664439">
              <w:rPr>
                <w:rFonts w:ascii="Times New Roman" w:hAnsi="Times New Roman" w:cs="Times New Roman"/>
                <w:noProof/>
                <w:webHidden/>
                <w:sz w:val="24"/>
                <w:szCs w:val="24"/>
              </w:rPr>
              <w:fldChar w:fldCharType="end"/>
            </w:r>
          </w:hyperlink>
        </w:p>
        <w:p w14:paraId="667A7DC2" w14:textId="1A53F72D" w:rsidR="0046491B" w:rsidRPr="00664439" w:rsidRDefault="00E8128F">
          <w:pPr>
            <w:pStyle w:val="TOC3"/>
            <w:tabs>
              <w:tab w:val="left" w:pos="1320"/>
              <w:tab w:val="right" w:leader="dot" w:pos="9016"/>
            </w:tabs>
            <w:rPr>
              <w:rFonts w:ascii="Times New Roman" w:eastAsiaTheme="minorEastAsia" w:hAnsi="Times New Roman" w:cs="Times New Roman"/>
              <w:noProof/>
              <w:sz w:val="24"/>
              <w:szCs w:val="24"/>
              <w:lang w:eastAsia="en-GB"/>
            </w:rPr>
          </w:pPr>
          <w:hyperlink w:anchor="_Toc15890605" w:history="1">
            <w:r w:rsidR="0046491B" w:rsidRPr="00664439">
              <w:rPr>
                <w:rStyle w:val="Hyperlink"/>
                <w:rFonts w:ascii="Times New Roman" w:hAnsi="Times New Roman" w:cs="Times New Roman"/>
                <w:noProof/>
                <w:sz w:val="24"/>
                <w:szCs w:val="24"/>
              </w:rPr>
              <w:t>2.3.3</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TensorBoard</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_Toc15890605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50</w:t>
            </w:r>
            <w:r w:rsidR="0046491B" w:rsidRPr="00664439">
              <w:rPr>
                <w:rFonts w:ascii="Times New Roman" w:hAnsi="Times New Roman" w:cs="Times New Roman"/>
                <w:noProof/>
                <w:webHidden/>
                <w:sz w:val="24"/>
                <w:szCs w:val="24"/>
              </w:rPr>
              <w:fldChar w:fldCharType="end"/>
            </w:r>
          </w:hyperlink>
        </w:p>
        <w:p w14:paraId="04376F52" w14:textId="34FAAFCA" w:rsidR="0046491B" w:rsidRPr="00664439" w:rsidRDefault="00E8128F">
          <w:pPr>
            <w:pStyle w:val="TOC2"/>
            <w:tabs>
              <w:tab w:val="left" w:pos="880"/>
              <w:tab w:val="right" w:leader="dot" w:pos="9016"/>
            </w:tabs>
            <w:rPr>
              <w:rFonts w:ascii="Times New Roman" w:eastAsiaTheme="minorEastAsia" w:hAnsi="Times New Roman" w:cs="Times New Roman"/>
              <w:noProof/>
              <w:sz w:val="24"/>
              <w:szCs w:val="24"/>
              <w:lang w:eastAsia="en-GB"/>
            </w:rPr>
          </w:pPr>
          <w:hyperlink w:anchor="_Toc15890606" w:history="1">
            <w:r w:rsidR="0046491B" w:rsidRPr="00664439">
              <w:rPr>
                <w:rStyle w:val="Hyperlink"/>
                <w:rFonts w:ascii="Times New Roman" w:hAnsi="Times New Roman" w:cs="Times New Roman"/>
                <w:noProof/>
                <w:sz w:val="24"/>
                <w:szCs w:val="24"/>
              </w:rPr>
              <w:t>2.4</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Curriculum Learning</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_Toc15890606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51</w:t>
            </w:r>
            <w:r w:rsidR="0046491B" w:rsidRPr="00664439">
              <w:rPr>
                <w:rFonts w:ascii="Times New Roman" w:hAnsi="Times New Roman" w:cs="Times New Roman"/>
                <w:noProof/>
                <w:webHidden/>
                <w:sz w:val="24"/>
                <w:szCs w:val="24"/>
              </w:rPr>
              <w:fldChar w:fldCharType="end"/>
            </w:r>
          </w:hyperlink>
        </w:p>
        <w:p w14:paraId="5DB64938" w14:textId="258268FC" w:rsidR="0046491B" w:rsidRPr="00664439" w:rsidRDefault="00E8128F">
          <w:pPr>
            <w:pStyle w:val="TOC1"/>
            <w:tabs>
              <w:tab w:val="left" w:pos="440"/>
              <w:tab w:val="right" w:leader="dot" w:pos="9016"/>
            </w:tabs>
            <w:rPr>
              <w:rFonts w:ascii="Times New Roman" w:eastAsiaTheme="minorEastAsia" w:hAnsi="Times New Roman" w:cs="Times New Roman"/>
              <w:noProof/>
              <w:sz w:val="24"/>
              <w:szCs w:val="24"/>
              <w:lang w:eastAsia="en-GB"/>
            </w:rPr>
          </w:pPr>
          <w:hyperlink w:anchor="_Toc15890607" w:history="1">
            <w:r w:rsidR="0046491B" w:rsidRPr="00664439">
              <w:rPr>
                <w:rStyle w:val="Hyperlink"/>
                <w:rFonts w:ascii="Times New Roman" w:hAnsi="Times New Roman" w:cs="Times New Roman"/>
                <w:noProof/>
                <w:sz w:val="24"/>
                <w:szCs w:val="24"/>
              </w:rPr>
              <w:t>3.</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Exploration/Exploitation trade-off</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_Toc15890607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51</w:t>
            </w:r>
            <w:r w:rsidR="0046491B" w:rsidRPr="00664439">
              <w:rPr>
                <w:rFonts w:ascii="Times New Roman" w:hAnsi="Times New Roman" w:cs="Times New Roman"/>
                <w:noProof/>
                <w:webHidden/>
                <w:sz w:val="24"/>
                <w:szCs w:val="24"/>
              </w:rPr>
              <w:fldChar w:fldCharType="end"/>
            </w:r>
          </w:hyperlink>
        </w:p>
        <w:p w14:paraId="3523DE88" w14:textId="07DFF87F" w:rsidR="0046491B" w:rsidRPr="00664439" w:rsidRDefault="00E8128F">
          <w:pPr>
            <w:pStyle w:val="TOC2"/>
            <w:tabs>
              <w:tab w:val="right" w:leader="dot" w:pos="9016"/>
            </w:tabs>
            <w:rPr>
              <w:rFonts w:ascii="Times New Roman" w:eastAsiaTheme="minorEastAsia" w:hAnsi="Times New Roman" w:cs="Times New Roman"/>
              <w:noProof/>
              <w:sz w:val="24"/>
              <w:szCs w:val="24"/>
              <w:lang w:eastAsia="en-GB"/>
            </w:rPr>
          </w:pPr>
          <w:hyperlink w:anchor="_Toc15890608" w:history="1">
            <w:r w:rsidR="0046491B" w:rsidRPr="00664439">
              <w:rPr>
                <w:rStyle w:val="Hyperlink"/>
                <w:rFonts w:ascii="Times New Roman" w:hAnsi="Times New Roman" w:cs="Times New Roman"/>
                <w:noProof/>
                <w:sz w:val="24"/>
                <w:szCs w:val="24"/>
              </w:rPr>
              <w:t>Insights: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_Toc15890608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55</w:t>
            </w:r>
            <w:r w:rsidR="0046491B" w:rsidRPr="00664439">
              <w:rPr>
                <w:rFonts w:ascii="Times New Roman" w:hAnsi="Times New Roman" w:cs="Times New Roman"/>
                <w:noProof/>
                <w:webHidden/>
                <w:sz w:val="24"/>
                <w:szCs w:val="24"/>
              </w:rPr>
              <w:fldChar w:fldCharType="end"/>
            </w:r>
          </w:hyperlink>
        </w:p>
        <w:p w14:paraId="3C1CE48B" w14:textId="555FA214" w:rsidR="0046491B" w:rsidRPr="00664439" w:rsidRDefault="00E8128F">
          <w:pPr>
            <w:pStyle w:val="TOC2"/>
            <w:tabs>
              <w:tab w:val="right" w:leader="dot" w:pos="9016"/>
            </w:tabs>
            <w:rPr>
              <w:rFonts w:ascii="Times New Roman" w:eastAsiaTheme="minorEastAsia" w:hAnsi="Times New Roman" w:cs="Times New Roman"/>
              <w:noProof/>
              <w:sz w:val="24"/>
              <w:szCs w:val="24"/>
              <w:lang w:eastAsia="en-GB"/>
            </w:rPr>
          </w:pPr>
          <w:hyperlink w:anchor="_Toc15890609" w:history="1">
            <w:r w:rsidR="0046491B" w:rsidRPr="00664439">
              <w:rPr>
                <w:rStyle w:val="Hyperlink"/>
                <w:rFonts w:ascii="Times New Roman" w:hAnsi="Times New Roman" w:cs="Times New Roman"/>
                <w:noProof/>
                <w:sz w:val="24"/>
                <w:szCs w:val="24"/>
                <w:shd w:val="clear" w:color="auto" w:fill="FFFFFF"/>
              </w:rPr>
              <w:t>Stuff for the discussion:</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_Toc15890609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55</w:t>
            </w:r>
            <w:r w:rsidR="0046491B" w:rsidRPr="00664439">
              <w:rPr>
                <w:rFonts w:ascii="Times New Roman" w:hAnsi="Times New Roman" w:cs="Times New Roman"/>
                <w:noProof/>
                <w:webHidden/>
                <w:sz w:val="24"/>
                <w:szCs w:val="24"/>
              </w:rPr>
              <w:fldChar w:fldCharType="end"/>
            </w:r>
          </w:hyperlink>
        </w:p>
        <w:p w14:paraId="3B7879DE" w14:textId="08BF14F6" w:rsidR="0046491B" w:rsidRPr="00664439" w:rsidRDefault="00E8128F">
          <w:pPr>
            <w:pStyle w:val="TOC2"/>
            <w:tabs>
              <w:tab w:val="right" w:leader="dot" w:pos="9016"/>
            </w:tabs>
            <w:rPr>
              <w:rFonts w:ascii="Times New Roman" w:eastAsiaTheme="minorEastAsia" w:hAnsi="Times New Roman" w:cs="Times New Roman"/>
              <w:noProof/>
              <w:sz w:val="24"/>
              <w:szCs w:val="24"/>
              <w:lang w:eastAsia="en-GB"/>
            </w:rPr>
          </w:pPr>
          <w:hyperlink w:anchor="_Toc15890610" w:history="1">
            <w:r w:rsidR="0046491B" w:rsidRPr="00664439">
              <w:rPr>
                <w:rStyle w:val="Hyperlink"/>
                <w:rFonts w:ascii="Times New Roman" w:hAnsi="Times New Roman" w:cs="Times New Roman"/>
                <w:noProof/>
                <w:sz w:val="24"/>
                <w:szCs w:val="24"/>
              </w:rPr>
              <w:t>Thoughts: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_Toc15890610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55</w:t>
            </w:r>
            <w:r w:rsidR="0046491B" w:rsidRPr="00664439">
              <w:rPr>
                <w:rFonts w:ascii="Times New Roman" w:hAnsi="Times New Roman" w:cs="Times New Roman"/>
                <w:noProof/>
                <w:webHidden/>
                <w:sz w:val="24"/>
                <w:szCs w:val="24"/>
              </w:rPr>
              <w:fldChar w:fldCharType="end"/>
            </w:r>
          </w:hyperlink>
        </w:p>
        <w:p w14:paraId="17E81D88" w14:textId="2E6F5597" w:rsidR="0046491B" w:rsidRPr="00664439" w:rsidRDefault="00E8128F">
          <w:pPr>
            <w:pStyle w:val="TOC1"/>
            <w:tabs>
              <w:tab w:val="left" w:pos="440"/>
              <w:tab w:val="right" w:leader="dot" w:pos="9016"/>
            </w:tabs>
            <w:rPr>
              <w:rFonts w:ascii="Times New Roman" w:eastAsiaTheme="minorEastAsia" w:hAnsi="Times New Roman" w:cs="Times New Roman"/>
              <w:noProof/>
              <w:sz w:val="24"/>
              <w:szCs w:val="24"/>
              <w:lang w:eastAsia="en-GB"/>
            </w:rPr>
          </w:pPr>
          <w:hyperlink w:anchor="_Toc15890611" w:history="1">
            <w:r w:rsidR="0046491B" w:rsidRPr="00664439">
              <w:rPr>
                <w:rStyle w:val="Hyperlink"/>
                <w:rFonts w:ascii="Times New Roman" w:hAnsi="Times New Roman" w:cs="Times New Roman"/>
                <w:noProof/>
                <w:sz w:val="24"/>
                <w:szCs w:val="24"/>
              </w:rPr>
              <w:t>4.</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Policy Evaluation</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_Toc15890611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55</w:t>
            </w:r>
            <w:r w:rsidR="0046491B" w:rsidRPr="00664439">
              <w:rPr>
                <w:rFonts w:ascii="Times New Roman" w:hAnsi="Times New Roman" w:cs="Times New Roman"/>
                <w:noProof/>
                <w:webHidden/>
                <w:sz w:val="24"/>
                <w:szCs w:val="24"/>
              </w:rPr>
              <w:fldChar w:fldCharType="end"/>
            </w:r>
          </w:hyperlink>
        </w:p>
        <w:p w14:paraId="3EC1A2C1" w14:textId="7CA052F4" w:rsidR="0046491B" w:rsidRPr="00664439" w:rsidRDefault="00E8128F">
          <w:pPr>
            <w:pStyle w:val="TOC1"/>
            <w:tabs>
              <w:tab w:val="left" w:pos="440"/>
              <w:tab w:val="right" w:leader="dot" w:pos="9016"/>
            </w:tabs>
            <w:rPr>
              <w:rFonts w:ascii="Times New Roman" w:eastAsiaTheme="minorEastAsia" w:hAnsi="Times New Roman" w:cs="Times New Roman"/>
              <w:noProof/>
              <w:sz w:val="24"/>
              <w:szCs w:val="24"/>
              <w:lang w:eastAsia="en-GB"/>
            </w:rPr>
          </w:pPr>
          <w:hyperlink w:anchor="_Toc15890612" w:history="1">
            <w:r w:rsidR="0046491B" w:rsidRPr="00664439">
              <w:rPr>
                <w:rStyle w:val="Hyperlink"/>
                <w:rFonts w:ascii="Times New Roman" w:hAnsi="Times New Roman" w:cs="Times New Roman"/>
                <w:noProof/>
                <w:sz w:val="24"/>
                <w:szCs w:val="24"/>
              </w:rPr>
              <w:t>5.</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Appendix</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_Toc15890612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55</w:t>
            </w:r>
            <w:r w:rsidR="0046491B" w:rsidRPr="00664439">
              <w:rPr>
                <w:rFonts w:ascii="Times New Roman" w:hAnsi="Times New Roman" w:cs="Times New Roman"/>
                <w:noProof/>
                <w:webHidden/>
                <w:sz w:val="24"/>
                <w:szCs w:val="24"/>
              </w:rPr>
              <w:fldChar w:fldCharType="end"/>
            </w:r>
          </w:hyperlink>
        </w:p>
        <w:p w14:paraId="258D905F" w14:textId="344E5880" w:rsidR="0046491B" w:rsidRPr="00664439" w:rsidRDefault="00E8128F">
          <w:pPr>
            <w:pStyle w:val="TOC4"/>
            <w:tabs>
              <w:tab w:val="left" w:pos="1540"/>
              <w:tab w:val="right" w:leader="dot" w:pos="9016"/>
            </w:tabs>
            <w:rPr>
              <w:rFonts w:ascii="Times New Roman" w:eastAsiaTheme="minorEastAsia" w:hAnsi="Times New Roman" w:cs="Times New Roman"/>
              <w:noProof/>
              <w:sz w:val="24"/>
              <w:szCs w:val="24"/>
              <w:lang w:eastAsia="en-GB"/>
            </w:rPr>
          </w:pPr>
          <w:hyperlink w:anchor="_Toc15890613" w:history="1">
            <w:r w:rsidR="0046491B" w:rsidRPr="00664439">
              <w:rPr>
                <w:rStyle w:val="Hyperlink"/>
                <w:rFonts w:ascii="Times New Roman" w:hAnsi="Times New Roman" w:cs="Times New Roman"/>
                <w:noProof/>
                <w:sz w:val="24"/>
                <w:szCs w:val="24"/>
              </w:rPr>
              <w:t>5.3.1.1</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Tuning of hyperparameters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_Toc15890613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55</w:t>
            </w:r>
            <w:r w:rsidR="0046491B" w:rsidRPr="00664439">
              <w:rPr>
                <w:rFonts w:ascii="Times New Roman" w:hAnsi="Times New Roman" w:cs="Times New Roman"/>
                <w:noProof/>
                <w:webHidden/>
                <w:sz w:val="24"/>
                <w:szCs w:val="24"/>
              </w:rPr>
              <w:fldChar w:fldCharType="end"/>
            </w:r>
          </w:hyperlink>
        </w:p>
        <w:p w14:paraId="42E84036" w14:textId="2B156CDD" w:rsidR="0046491B" w:rsidRPr="00664439" w:rsidRDefault="00E8128F">
          <w:pPr>
            <w:pStyle w:val="TOC1"/>
            <w:tabs>
              <w:tab w:val="left" w:pos="440"/>
              <w:tab w:val="right" w:leader="dot" w:pos="9016"/>
            </w:tabs>
            <w:rPr>
              <w:rFonts w:ascii="Times New Roman" w:eastAsiaTheme="minorEastAsia" w:hAnsi="Times New Roman" w:cs="Times New Roman"/>
              <w:noProof/>
              <w:sz w:val="24"/>
              <w:szCs w:val="24"/>
              <w:lang w:eastAsia="en-GB"/>
            </w:rPr>
          </w:pPr>
          <w:hyperlink w:anchor="_Toc15890614" w:history="1">
            <w:r w:rsidR="0046491B" w:rsidRPr="00664439">
              <w:rPr>
                <w:rStyle w:val="Hyperlink"/>
                <w:rFonts w:ascii="Times New Roman" w:hAnsi="Times New Roman" w:cs="Times New Roman"/>
                <w:noProof/>
                <w:sz w:val="24"/>
                <w:szCs w:val="24"/>
              </w:rPr>
              <w:t>6.</w:t>
            </w:r>
            <w:r w:rsidR="0046491B" w:rsidRPr="00664439">
              <w:rPr>
                <w:rFonts w:ascii="Times New Roman" w:eastAsiaTheme="minorEastAsia" w:hAnsi="Times New Roman" w:cs="Times New Roman"/>
                <w:noProof/>
                <w:sz w:val="24"/>
                <w:szCs w:val="24"/>
                <w:lang w:eastAsia="en-GB"/>
              </w:rPr>
              <w:tab/>
            </w:r>
            <w:r w:rsidR="0046491B" w:rsidRPr="00664439">
              <w:rPr>
                <w:rStyle w:val="Hyperlink"/>
                <w:rFonts w:ascii="Times New Roman" w:hAnsi="Times New Roman" w:cs="Times New Roman"/>
                <w:noProof/>
                <w:sz w:val="24"/>
                <w:szCs w:val="24"/>
              </w:rPr>
              <w:t>References</w:t>
            </w:r>
            <w:r w:rsidR="0046491B" w:rsidRPr="00664439">
              <w:rPr>
                <w:rFonts w:ascii="Times New Roman" w:hAnsi="Times New Roman" w:cs="Times New Roman"/>
                <w:noProof/>
                <w:webHidden/>
                <w:sz w:val="24"/>
                <w:szCs w:val="24"/>
              </w:rPr>
              <w:tab/>
            </w:r>
            <w:r w:rsidR="0046491B" w:rsidRPr="00664439">
              <w:rPr>
                <w:rFonts w:ascii="Times New Roman" w:hAnsi="Times New Roman" w:cs="Times New Roman"/>
                <w:noProof/>
                <w:webHidden/>
                <w:sz w:val="24"/>
                <w:szCs w:val="24"/>
              </w:rPr>
              <w:fldChar w:fldCharType="begin"/>
            </w:r>
            <w:r w:rsidR="0046491B" w:rsidRPr="00664439">
              <w:rPr>
                <w:rFonts w:ascii="Times New Roman" w:hAnsi="Times New Roman" w:cs="Times New Roman"/>
                <w:noProof/>
                <w:webHidden/>
                <w:sz w:val="24"/>
                <w:szCs w:val="24"/>
              </w:rPr>
              <w:instrText xml:space="preserve"> PAGEREF _Toc15890614 \h </w:instrText>
            </w:r>
            <w:r w:rsidR="0046491B" w:rsidRPr="00664439">
              <w:rPr>
                <w:rFonts w:ascii="Times New Roman" w:hAnsi="Times New Roman" w:cs="Times New Roman"/>
                <w:noProof/>
                <w:webHidden/>
                <w:sz w:val="24"/>
                <w:szCs w:val="24"/>
              </w:rPr>
            </w:r>
            <w:r w:rsidR="0046491B" w:rsidRPr="00664439">
              <w:rPr>
                <w:rFonts w:ascii="Times New Roman" w:hAnsi="Times New Roman" w:cs="Times New Roman"/>
                <w:noProof/>
                <w:webHidden/>
                <w:sz w:val="24"/>
                <w:szCs w:val="24"/>
              </w:rPr>
              <w:fldChar w:fldCharType="separate"/>
            </w:r>
            <w:r w:rsidR="0046491B" w:rsidRPr="00664439">
              <w:rPr>
                <w:rFonts w:ascii="Times New Roman" w:hAnsi="Times New Roman" w:cs="Times New Roman"/>
                <w:noProof/>
                <w:webHidden/>
                <w:sz w:val="24"/>
                <w:szCs w:val="24"/>
              </w:rPr>
              <w:t>56</w:t>
            </w:r>
            <w:r w:rsidR="0046491B" w:rsidRPr="00664439">
              <w:rPr>
                <w:rFonts w:ascii="Times New Roman" w:hAnsi="Times New Roman" w:cs="Times New Roman"/>
                <w:noProof/>
                <w:webHidden/>
                <w:sz w:val="24"/>
                <w:szCs w:val="24"/>
              </w:rPr>
              <w:fldChar w:fldCharType="end"/>
            </w:r>
          </w:hyperlink>
        </w:p>
        <w:p w14:paraId="33F9D04F" w14:textId="50193A97" w:rsidR="001F13C6" w:rsidRPr="007472A6" w:rsidRDefault="001F13C6">
          <w:pPr>
            <w:rPr>
              <w:rFonts w:ascii="Times New Roman" w:hAnsi="Times New Roman" w:cs="Times New Roman"/>
            </w:rPr>
          </w:pPr>
          <w:r w:rsidRPr="00664439">
            <w:rPr>
              <w:rFonts w:ascii="Times New Roman" w:hAnsi="Times New Roman" w:cs="Times New Roman"/>
              <w:sz w:val="24"/>
              <w:szCs w:val="24"/>
            </w:rPr>
            <w:fldChar w:fldCharType="end"/>
          </w:r>
        </w:p>
      </w:sdtContent>
    </w:sdt>
    <w:p w14:paraId="4063A7AF" w14:textId="0DB49811" w:rsidR="0077214F" w:rsidRPr="007472A6" w:rsidRDefault="0077214F" w:rsidP="002857BF">
      <w:pPr>
        <w:spacing w:line="360" w:lineRule="auto"/>
        <w:rPr>
          <w:rFonts w:ascii="Times New Roman" w:hAnsi="Times New Roman" w:cs="Times New Roman"/>
        </w:rPr>
      </w:pPr>
    </w:p>
    <w:p w14:paraId="643A8C7B" w14:textId="352C2F63" w:rsidR="004F250F" w:rsidRPr="007472A6" w:rsidRDefault="004F250F" w:rsidP="002857BF">
      <w:pPr>
        <w:spacing w:line="360" w:lineRule="auto"/>
        <w:rPr>
          <w:rFonts w:ascii="Times New Roman" w:hAnsi="Times New Roman" w:cs="Times New Roman"/>
        </w:rPr>
      </w:pPr>
    </w:p>
    <w:p w14:paraId="7B22C799" w14:textId="70EFC657" w:rsidR="004F250F" w:rsidRPr="007472A6" w:rsidRDefault="004F250F" w:rsidP="002857BF">
      <w:pPr>
        <w:spacing w:line="360" w:lineRule="auto"/>
        <w:rPr>
          <w:rFonts w:ascii="Times New Roman" w:hAnsi="Times New Roman" w:cs="Times New Roman"/>
        </w:rPr>
      </w:pPr>
    </w:p>
    <w:p w14:paraId="3998F4A9" w14:textId="4F220C04" w:rsidR="004F250F" w:rsidRPr="007472A6" w:rsidRDefault="004F250F" w:rsidP="002857BF">
      <w:pPr>
        <w:spacing w:line="360" w:lineRule="auto"/>
        <w:rPr>
          <w:rFonts w:ascii="Times New Roman" w:hAnsi="Times New Roman" w:cs="Times New Roman"/>
        </w:rPr>
      </w:pPr>
    </w:p>
    <w:p w14:paraId="6833E266" w14:textId="00F7C3C6" w:rsidR="004F250F" w:rsidRPr="007472A6" w:rsidRDefault="004F250F" w:rsidP="002857BF">
      <w:pPr>
        <w:spacing w:line="360" w:lineRule="auto"/>
        <w:rPr>
          <w:rFonts w:ascii="Times New Roman" w:hAnsi="Times New Roman" w:cs="Times New Roman"/>
        </w:rPr>
      </w:pPr>
    </w:p>
    <w:p w14:paraId="3C1E3F06" w14:textId="51FD5F3D" w:rsidR="004F250F" w:rsidRPr="007472A6" w:rsidRDefault="004F250F" w:rsidP="002857BF">
      <w:pPr>
        <w:spacing w:line="360" w:lineRule="auto"/>
        <w:rPr>
          <w:rFonts w:ascii="Times New Roman" w:hAnsi="Times New Roman" w:cs="Times New Roman"/>
        </w:rPr>
      </w:pPr>
    </w:p>
    <w:p w14:paraId="003B7A30" w14:textId="631395CA" w:rsidR="004F250F" w:rsidRPr="007472A6" w:rsidRDefault="004F250F" w:rsidP="002857BF">
      <w:pPr>
        <w:spacing w:line="360" w:lineRule="auto"/>
        <w:rPr>
          <w:rFonts w:ascii="Times New Roman" w:hAnsi="Times New Roman" w:cs="Times New Roman"/>
        </w:rPr>
      </w:pPr>
    </w:p>
    <w:p w14:paraId="01665D57" w14:textId="37BE3E09" w:rsidR="004F250F" w:rsidRPr="007472A6" w:rsidRDefault="004F250F" w:rsidP="002857BF">
      <w:pPr>
        <w:spacing w:line="360" w:lineRule="auto"/>
        <w:rPr>
          <w:rFonts w:ascii="Times New Roman" w:hAnsi="Times New Roman" w:cs="Times New Roman"/>
        </w:rPr>
      </w:pPr>
    </w:p>
    <w:p w14:paraId="185EC2ED" w14:textId="62C5C3B5" w:rsidR="004F250F" w:rsidRPr="007472A6" w:rsidRDefault="004F250F" w:rsidP="002857BF">
      <w:pPr>
        <w:spacing w:line="360" w:lineRule="auto"/>
        <w:rPr>
          <w:rFonts w:ascii="Times New Roman" w:hAnsi="Times New Roman" w:cs="Times New Roman"/>
        </w:rPr>
      </w:pPr>
    </w:p>
    <w:p w14:paraId="57F1E7F8" w14:textId="0B26CDE9" w:rsidR="004F250F" w:rsidRPr="007472A6" w:rsidRDefault="004F250F" w:rsidP="002857BF">
      <w:pPr>
        <w:spacing w:line="360" w:lineRule="auto"/>
        <w:rPr>
          <w:rFonts w:ascii="Times New Roman" w:hAnsi="Times New Roman" w:cs="Times New Roman"/>
        </w:rPr>
      </w:pPr>
    </w:p>
    <w:p w14:paraId="6AB61DC9" w14:textId="55E0C940" w:rsidR="004F250F" w:rsidRPr="007472A6" w:rsidRDefault="004F250F" w:rsidP="002857BF">
      <w:pPr>
        <w:spacing w:line="360" w:lineRule="auto"/>
        <w:rPr>
          <w:rFonts w:ascii="Times New Roman" w:hAnsi="Times New Roman" w:cs="Times New Roman"/>
        </w:rPr>
      </w:pPr>
    </w:p>
    <w:p w14:paraId="2B9587D9" w14:textId="6AF5C21A" w:rsidR="004F250F" w:rsidRPr="007472A6" w:rsidRDefault="004F250F" w:rsidP="002857BF">
      <w:pPr>
        <w:spacing w:line="360" w:lineRule="auto"/>
        <w:rPr>
          <w:rFonts w:ascii="Times New Roman" w:hAnsi="Times New Roman" w:cs="Times New Roman"/>
        </w:rPr>
      </w:pPr>
    </w:p>
    <w:p w14:paraId="71245AED" w14:textId="44A9ECF0" w:rsidR="004F250F" w:rsidRPr="007472A6" w:rsidRDefault="004F250F" w:rsidP="002857BF">
      <w:pPr>
        <w:spacing w:line="360" w:lineRule="auto"/>
        <w:rPr>
          <w:rFonts w:ascii="Times New Roman" w:hAnsi="Times New Roman" w:cs="Times New Roman"/>
        </w:rPr>
      </w:pPr>
    </w:p>
    <w:p w14:paraId="45F39904" w14:textId="1A93952F" w:rsidR="004F250F" w:rsidRPr="007472A6" w:rsidRDefault="004F250F" w:rsidP="002857BF">
      <w:pPr>
        <w:spacing w:line="360" w:lineRule="auto"/>
        <w:rPr>
          <w:rFonts w:ascii="Times New Roman" w:hAnsi="Times New Roman" w:cs="Times New Roman"/>
        </w:rPr>
      </w:pPr>
    </w:p>
    <w:p w14:paraId="2ACEDD74" w14:textId="4BBBFBAD" w:rsidR="004F250F" w:rsidRPr="007472A6" w:rsidRDefault="004F250F" w:rsidP="002857BF">
      <w:pPr>
        <w:spacing w:line="360" w:lineRule="auto"/>
        <w:rPr>
          <w:rFonts w:ascii="Times New Roman" w:hAnsi="Times New Roman" w:cs="Times New Roman"/>
        </w:rPr>
      </w:pPr>
    </w:p>
    <w:p w14:paraId="05B2FD7C" w14:textId="59AE1D20" w:rsidR="004F250F" w:rsidRPr="007472A6" w:rsidRDefault="004F250F" w:rsidP="002857BF">
      <w:pPr>
        <w:spacing w:line="360" w:lineRule="auto"/>
        <w:rPr>
          <w:rFonts w:ascii="Times New Roman" w:hAnsi="Times New Roman" w:cs="Times New Roman"/>
        </w:rPr>
      </w:pPr>
    </w:p>
    <w:p w14:paraId="7CAE0CA5" w14:textId="6ABA12C7" w:rsidR="004F250F" w:rsidRDefault="004F250F" w:rsidP="002857BF">
      <w:pPr>
        <w:spacing w:line="360" w:lineRule="auto"/>
        <w:rPr>
          <w:rFonts w:ascii="Times New Roman" w:hAnsi="Times New Roman" w:cs="Times New Roman"/>
        </w:rPr>
      </w:pPr>
    </w:p>
    <w:p w14:paraId="7F6F4BEF" w14:textId="2B6BE537" w:rsidR="00D31766" w:rsidRDefault="00D31766" w:rsidP="002857BF">
      <w:pPr>
        <w:spacing w:line="360" w:lineRule="auto"/>
        <w:rPr>
          <w:rFonts w:ascii="Times New Roman" w:hAnsi="Times New Roman" w:cs="Times New Roman"/>
        </w:rPr>
      </w:pPr>
    </w:p>
    <w:p w14:paraId="65454898" w14:textId="77777777" w:rsidR="00D31766" w:rsidRPr="007472A6" w:rsidRDefault="00D31766" w:rsidP="002857BF">
      <w:pPr>
        <w:spacing w:line="360" w:lineRule="auto"/>
        <w:rPr>
          <w:rFonts w:ascii="Times New Roman" w:hAnsi="Times New Roman" w:cs="Times New Roman"/>
        </w:rPr>
      </w:pPr>
    </w:p>
    <w:p w14:paraId="6B9844EE" w14:textId="4B9946D6" w:rsidR="004F250F" w:rsidRPr="007472A6" w:rsidRDefault="008D0499" w:rsidP="004F250F">
      <w:pPr>
        <w:pStyle w:val="Heading1"/>
        <w:spacing w:line="480" w:lineRule="auto"/>
        <w:rPr>
          <w:rFonts w:ascii="Times New Roman" w:hAnsi="Times New Roman" w:cs="Times New Roman"/>
          <w:color w:val="auto"/>
        </w:rPr>
      </w:pPr>
      <w:bookmarkStart w:id="2" w:name="_Toc15890574"/>
      <w:r w:rsidRPr="007472A6">
        <w:rPr>
          <w:rFonts w:ascii="Times New Roman" w:hAnsi="Times New Roman" w:cs="Times New Roman"/>
          <w:color w:val="auto"/>
        </w:rPr>
        <w:lastRenderedPageBreak/>
        <w:t>List of tables</w:t>
      </w:r>
      <w:bookmarkEnd w:id="2"/>
    </w:p>
    <w:p w14:paraId="315069A6" w14:textId="5298DA7D" w:rsidR="008D0499" w:rsidRPr="007472A6" w:rsidRDefault="008D0499" w:rsidP="004F250F">
      <w:pPr>
        <w:spacing w:line="480" w:lineRule="auto"/>
        <w:rPr>
          <w:rFonts w:ascii="Times New Roman" w:hAnsi="Times New Roman" w:cs="Times New Roman"/>
        </w:rPr>
      </w:pPr>
    </w:p>
    <w:p w14:paraId="7D0D6B7E" w14:textId="523F5AA1" w:rsidR="008D0499" w:rsidRPr="007472A6" w:rsidRDefault="008D0499" w:rsidP="004F250F">
      <w:pPr>
        <w:spacing w:line="480" w:lineRule="auto"/>
        <w:rPr>
          <w:rFonts w:ascii="Times New Roman" w:hAnsi="Times New Roman" w:cs="Times New Roman"/>
        </w:rPr>
      </w:pPr>
    </w:p>
    <w:p w14:paraId="6384B8FD" w14:textId="75B9AE54" w:rsidR="004F250F" w:rsidRPr="007472A6" w:rsidRDefault="004F250F" w:rsidP="004F250F">
      <w:pPr>
        <w:spacing w:line="480" w:lineRule="auto"/>
        <w:rPr>
          <w:rFonts w:ascii="Times New Roman" w:hAnsi="Times New Roman" w:cs="Times New Roman"/>
        </w:rPr>
      </w:pPr>
    </w:p>
    <w:p w14:paraId="6F61C659" w14:textId="15032BA9" w:rsidR="004F250F" w:rsidRPr="007472A6" w:rsidRDefault="004F250F" w:rsidP="004F250F">
      <w:pPr>
        <w:spacing w:line="480" w:lineRule="auto"/>
        <w:rPr>
          <w:rFonts w:ascii="Times New Roman" w:hAnsi="Times New Roman" w:cs="Times New Roman"/>
        </w:rPr>
      </w:pPr>
    </w:p>
    <w:p w14:paraId="35AEB874" w14:textId="0AE70D9D" w:rsidR="004F250F" w:rsidRPr="007472A6" w:rsidRDefault="004F250F" w:rsidP="004F250F">
      <w:pPr>
        <w:spacing w:line="480" w:lineRule="auto"/>
        <w:rPr>
          <w:rFonts w:ascii="Times New Roman" w:hAnsi="Times New Roman" w:cs="Times New Roman"/>
        </w:rPr>
      </w:pPr>
    </w:p>
    <w:p w14:paraId="5D0200D9" w14:textId="30E7633E" w:rsidR="004F250F" w:rsidRPr="007472A6" w:rsidRDefault="004F250F" w:rsidP="004F250F">
      <w:pPr>
        <w:spacing w:line="480" w:lineRule="auto"/>
        <w:rPr>
          <w:rFonts w:ascii="Times New Roman" w:hAnsi="Times New Roman" w:cs="Times New Roman"/>
        </w:rPr>
      </w:pPr>
    </w:p>
    <w:p w14:paraId="37D71645" w14:textId="517E1940" w:rsidR="004F250F" w:rsidRPr="007472A6" w:rsidRDefault="004F250F" w:rsidP="004F250F">
      <w:pPr>
        <w:spacing w:line="480" w:lineRule="auto"/>
        <w:rPr>
          <w:rFonts w:ascii="Times New Roman" w:hAnsi="Times New Roman" w:cs="Times New Roman"/>
        </w:rPr>
      </w:pPr>
    </w:p>
    <w:p w14:paraId="6D9B9153" w14:textId="04231EA2" w:rsidR="004F250F" w:rsidRPr="007472A6" w:rsidRDefault="004F250F" w:rsidP="004F250F">
      <w:pPr>
        <w:spacing w:line="480" w:lineRule="auto"/>
        <w:rPr>
          <w:rFonts w:ascii="Times New Roman" w:hAnsi="Times New Roman" w:cs="Times New Roman"/>
        </w:rPr>
      </w:pPr>
    </w:p>
    <w:p w14:paraId="525ADB88" w14:textId="02A4D078" w:rsidR="004F250F" w:rsidRPr="007472A6" w:rsidRDefault="004F250F" w:rsidP="004F250F">
      <w:pPr>
        <w:spacing w:line="480" w:lineRule="auto"/>
        <w:rPr>
          <w:rFonts w:ascii="Times New Roman" w:hAnsi="Times New Roman" w:cs="Times New Roman"/>
        </w:rPr>
      </w:pPr>
    </w:p>
    <w:p w14:paraId="07DE39D4" w14:textId="735D3043" w:rsidR="004F250F" w:rsidRPr="007472A6" w:rsidRDefault="004F250F" w:rsidP="004F250F">
      <w:pPr>
        <w:spacing w:line="480" w:lineRule="auto"/>
        <w:rPr>
          <w:rFonts w:ascii="Times New Roman" w:hAnsi="Times New Roman" w:cs="Times New Roman"/>
        </w:rPr>
      </w:pPr>
    </w:p>
    <w:p w14:paraId="59117EA7" w14:textId="0F34B532" w:rsidR="004F250F" w:rsidRPr="007472A6" w:rsidRDefault="004F250F" w:rsidP="004F250F">
      <w:pPr>
        <w:spacing w:line="480" w:lineRule="auto"/>
        <w:rPr>
          <w:rFonts w:ascii="Times New Roman" w:hAnsi="Times New Roman" w:cs="Times New Roman"/>
        </w:rPr>
      </w:pPr>
    </w:p>
    <w:p w14:paraId="7418018C" w14:textId="58005583" w:rsidR="004F250F" w:rsidRPr="007472A6" w:rsidRDefault="004F250F" w:rsidP="004F250F">
      <w:pPr>
        <w:spacing w:line="480" w:lineRule="auto"/>
        <w:rPr>
          <w:rFonts w:ascii="Times New Roman" w:hAnsi="Times New Roman" w:cs="Times New Roman"/>
        </w:rPr>
      </w:pPr>
    </w:p>
    <w:p w14:paraId="1FDD73F5" w14:textId="0DB65107" w:rsidR="004F250F" w:rsidRPr="007472A6" w:rsidRDefault="004F250F" w:rsidP="004F250F">
      <w:pPr>
        <w:spacing w:line="480" w:lineRule="auto"/>
        <w:rPr>
          <w:rFonts w:ascii="Times New Roman" w:hAnsi="Times New Roman" w:cs="Times New Roman"/>
        </w:rPr>
      </w:pPr>
    </w:p>
    <w:p w14:paraId="264F36E9" w14:textId="47FA596B" w:rsidR="004F250F" w:rsidRPr="007472A6" w:rsidRDefault="004F250F" w:rsidP="004F250F">
      <w:pPr>
        <w:spacing w:line="480" w:lineRule="auto"/>
        <w:rPr>
          <w:rFonts w:ascii="Times New Roman" w:hAnsi="Times New Roman" w:cs="Times New Roman"/>
        </w:rPr>
      </w:pPr>
    </w:p>
    <w:p w14:paraId="6A45305D" w14:textId="7B5D5F76" w:rsidR="004F250F" w:rsidRPr="007472A6" w:rsidRDefault="004F250F" w:rsidP="004F250F">
      <w:pPr>
        <w:spacing w:line="480" w:lineRule="auto"/>
        <w:rPr>
          <w:rFonts w:ascii="Times New Roman" w:hAnsi="Times New Roman" w:cs="Times New Roman"/>
        </w:rPr>
      </w:pPr>
    </w:p>
    <w:p w14:paraId="48241F7D" w14:textId="2CD8CE5C" w:rsidR="004F250F" w:rsidRPr="007472A6" w:rsidRDefault="004F250F" w:rsidP="004F250F">
      <w:pPr>
        <w:spacing w:line="480" w:lineRule="auto"/>
        <w:rPr>
          <w:rFonts w:ascii="Times New Roman" w:hAnsi="Times New Roman" w:cs="Times New Roman"/>
        </w:rPr>
      </w:pPr>
    </w:p>
    <w:p w14:paraId="147171FF" w14:textId="5F2EFD8E" w:rsidR="004F250F" w:rsidRPr="007472A6" w:rsidRDefault="004F250F" w:rsidP="004F250F">
      <w:pPr>
        <w:spacing w:line="480" w:lineRule="auto"/>
        <w:rPr>
          <w:rFonts w:ascii="Times New Roman" w:hAnsi="Times New Roman" w:cs="Times New Roman"/>
        </w:rPr>
      </w:pPr>
    </w:p>
    <w:p w14:paraId="660D8332" w14:textId="584B8148" w:rsidR="004F250F" w:rsidRDefault="004F250F" w:rsidP="004F250F">
      <w:pPr>
        <w:spacing w:line="480" w:lineRule="auto"/>
        <w:rPr>
          <w:rFonts w:ascii="Times New Roman" w:hAnsi="Times New Roman" w:cs="Times New Roman"/>
        </w:rPr>
      </w:pPr>
    </w:p>
    <w:p w14:paraId="63AB9513" w14:textId="77777777" w:rsidR="00B77A64" w:rsidRPr="007472A6" w:rsidRDefault="00B77A64" w:rsidP="004F250F">
      <w:pPr>
        <w:spacing w:line="480" w:lineRule="auto"/>
        <w:rPr>
          <w:rFonts w:ascii="Times New Roman" w:hAnsi="Times New Roman" w:cs="Times New Roman"/>
        </w:rPr>
      </w:pPr>
    </w:p>
    <w:p w14:paraId="1A84AD4C" w14:textId="2B5EDCCD" w:rsidR="008D0499" w:rsidRPr="007472A6" w:rsidRDefault="008D0499" w:rsidP="004F250F">
      <w:pPr>
        <w:pStyle w:val="Heading1"/>
        <w:spacing w:line="480" w:lineRule="auto"/>
        <w:rPr>
          <w:rFonts w:ascii="Times New Roman" w:hAnsi="Times New Roman" w:cs="Times New Roman"/>
          <w:color w:val="auto"/>
        </w:rPr>
      </w:pPr>
      <w:bookmarkStart w:id="3" w:name="_Toc15890575"/>
      <w:r w:rsidRPr="007472A6">
        <w:rPr>
          <w:rFonts w:ascii="Times New Roman" w:hAnsi="Times New Roman" w:cs="Times New Roman"/>
          <w:color w:val="auto"/>
        </w:rPr>
        <w:lastRenderedPageBreak/>
        <w:t>List of figures</w:t>
      </w:r>
      <w:bookmarkEnd w:id="3"/>
    </w:p>
    <w:p w14:paraId="71495CBE" w14:textId="77777777" w:rsidR="004F250F" w:rsidRPr="007472A6" w:rsidRDefault="004F250F" w:rsidP="004F250F">
      <w:pPr>
        <w:spacing w:line="480" w:lineRule="auto"/>
        <w:rPr>
          <w:rFonts w:ascii="Times New Roman" w:hAnsi="Times New Roman" w:cs="Times New Roman"/>
        </w:rPr>
      </w:pPr>
    </w:p>
    <w:p w14:paraId="60710368" w14:textId="7F5EEEEB" w:rsidR="008D0499" w:rsidRPr="007472A6" w:rsidRDefault="008D0499" w:rsidP="004F250F">
      <w:pPr>
        <w:spacing w:line="480" w:lineRule="auto"/>
        <w:rPr>
          <w:rFonts w:ascii="Times New Roman" w:hAnsi="Times New Roman" w:cs="Times New Roman"/>
        </w:rPr>
      </w:pPr>
    </w:p>
    <w:p w14:paraId="065BFE6C" w14:textId="51116225" w:rsidR="008C67E8" w:rsidRPr="007472A6" w:rsidRDefault="008C67E8" w:rsidP="004F250F">
      <w:pPr>
        <w:spacing w:line="480" w:lineRule="auto"/>
        <w:rPr>
          <w:rFonts w:ascii="Times New Roman" w:hAnsi="Times New Roman" w:cs="Times New Roman"/>
        </w:rPr>
      </w:pPr>
    </w:p>
    <w:p w14:paraId="22EEFDDC" w14:textId="458DA149" w:rsidR="008D0499" w:rsidRPr="007472A6" w:rsidRDefault="008D0499" w:rsidP="004F250F">
      <w:pPr>
        <w:spacing w:line="480" w:lineRule="auto"/>
        <w:rPr>
          <w:rFonts w:ascii="Times New Roman" w:hAnsi="Times New Roman" w:cs="Times New Roman"/>
        </w:rPr>
      </w:pPr>
    </w:p>
    <w:p w14:paraId="6571487B" w14:textId="45F68427" w:rsidR="008D0499" w:rsidRPr="007472A6" w:rsidRDefault="008D0499" w:rsidP="004F250F">
      <w:pPr>
        <w:spacing w:line="480" w:lineRule="auto"/>
        <w:rPr>
          <w:rFonts w:ascii="Times New Roman" w:hAnsi="Times New Roman" w:cs="Times New Roman"/>
        </w:rPr>
      </w:pPr>
    </w:p>
    <w:p w14:paraId="1D38B478" w14:textId="23703371" w:rsidR="008D0499" w:rsidRPr="007472A6" w:rsidRDefault="008D0499" w:rsidP="004F250F">
      <w:pPr>
        <w:spacing w:line="480" w:lineRule="auto"/>
        <w:rPr>
          <w:rFonts w:ascii="Times New Roman" w:hAnsi="Times New Roman" w:cs="Times New Roman"/>
        </w:rPr>
      </w:pPr>
    </w:p>
    <w:p w14:paraId="22723358" w14:textId="122880C7" w:rsidR="008D0499" w:rsidRPr="007472A6" w:rsidRDefault="008D0499" w:rsidP="004F250F">
      <w:pPr>
        <w:spacing w:line="480" w:lineRule="auto"/>
        <w:rPr>
          <w:rFonts w:ascii="Times New Roman" w:hAnsi="Times New Roman" w:cs="Times New Roman"/>
        </w:rPr>
      </w:pPr>
    </w:p>
    <w:p w14:paraId="36E1028C" w14:textId="712B8DCC" w:rsidR="008D0499" w:rsidRPr="007472A6" w:rsidRDefault="008D0499" w:rsidP="004F250F">
      <w:pPr>
        <w:spacing w:line="480" w:lineRule="auto"/>
        <w:rPr>
          <w:rFonts w:ascii="Times New Roman" w:hAnsi="Times New Roman" w:cs="Times New Roman"/>
        </w:rPr>
      </w:pPr>
    </w:p>
    <w:p w14:paraId="2EEBBC41" w14:textId="24A1C7E1" w:rsidR="008D0499" w:rsidRPr="007472A6" w:rsidRDefault="008D0499" w:rsidP="004F250F">
      <w:pPr>
        <w:spacing w:line="480" w:lineRule="auto"/>
        <w:rPr>
          <w:rFonts w:ascii="Times New Roman" w:hAnsi="Times New Roman" w:cs="Times New Roman"/>
        </w:rPr>
      </w:pPr>
    </w:p>
    <w:p w14:paraId="6D7DDA67" w14:textId="10308F31" w:rsidR="008D0499" w:rsidRPr="007472A6" w:rsidRDefault="008D0499" w:rsidP="004F250F">
      <w:pPr>
        <w:spacing w:line="480" w:lineRule="auto"/>
        <w:rPr>
          <w:rFonts w:ascii="Times New Roman" w:hAnsi="Times New Roman" w:cs="Times New Roman"/>
        </w:rPr>
      </w:pPr>
    </w:p>
    <w:p w14:paraId="31F20253" w14:textId="2C4FF47C" w:rsidR="008D0499" w:rsidRPr="007472A6" w:rsidRDefault="008D0499" w:rsidP="004F250F">
      <w:pPr>
        <w:spacing w:line="480" w:lineRule="auto"/>
        <w:rPr>
          <w:rFonts w:ascii="Times New Roman" w:hAnsi="Times New Roman" w:cs="Times New Roman"/>
        </w:rPr>
      </w:pPr>
    </w:p>
    <w:p w14:paraId="1262F3B8" w14:textId="792C95EF" w:rsidR="008D0499" w:rsidRPr="007472A6" w:rsidRDefault="008D0499" w:rsidP="004F250F">
      <w:pPr>
        <w:spacing w:line="480" w:lineRule="auto"/>
        <w:rPr>
          <w:rFonts w:ascii="Times New Roman" w:hAnsi="Times New Roman" w:cs="Times New Roman"/>
        </w:rPr>
      </w:pPr>
    </w:p>
    <w:p w14:paraId="3E80E597" w14:textId="71F49DC1" w:rsidR="008D0499" w:rsidRPr="007472A6" w:rsidRDefault="008D0499" w:rsidP="004F250F">
      <w:pPr>
        <w:spacing w:line="480" w:lineRule="auto"/>
        <w:rPr>
          <w:rFonts w:ascii="Times New Roman" w:hAnsi="Times New Roman" w:cs="Times New Roman"/>
        </w:rPr>
      </w:pPr>
    </w:p>
    <w:p w14:paraId="5054F564" w14:textId="6656D5F7" w:rsidR="008D0499" w:rsidRPr="007472A6" w:rsidRDefault="008D0499" w:rsidP="004F250F">
      <w:pPr>
        <w:spacing w:line="480" w:lineRule="auto"/>
        <w:rPr>
          <w:rFonts w:ascii="Times New Roman" w:hAnsi="Times New Roman" w:cs="Times New Roman"/>
        </w:rPr>
      </w:pPr>
    </w:p>
    <w:p w14:paraId="2C5B605D" w14:textId="488C9E62" w:rsidR="008D0499" w:rsidRPr="007472A6" w:rsidRDefault="008D0499" w:rsidP="004F250F">
      <w:pPr>
        <w:spacing w:line="480" w:lineRule="auto"/>
        <w:rPr>
          <w:rFonts w:ascii="Times New Roman" w:hAnsi="Times New Roman" w:cs="Times New Roman"/>
        </w:rPr>
      </w:pPr>
    </w:p>
    <w:p w14:paraId="55A50432" w14:textId="369ECFE6" w:rsidR="008D0499" w:rsidRPr="007472A6" w:rsidRDefault="008D0499" w:rsidP="004F250F">
      <w:pPr>
        <w:spacing w:line="480" w:lineRule="auto"/>
        <w:rPr>
          <w:rFonts w:ascii="Times New Roman" w:hAnsi="Times New Roman" w:cs="Times New Roman"/>
        </w:rPr>
      </w:pPr>
    </w:p>
    <w:p w14:paraId="059A8D50" w14:textId="152BF8FA" w:rsidR="008D0499" w:rsidRPr="007472A6" w:rsidRDefault="008D0499" w:rsidP="004F250F">
      <w:pPr>
        <w:spacing w:line="480" w:lineRule="auto"/>
        <w:rPr>
          <w:rFonts w:ascii="Times New Roman" w:hAnsi="Times New Roman" w:cs="Times New Roman"/>
        </w:rPr>
      </w:pPr>
    </w:p>
    <w:p w14:paraId="52FB4A2A" w14:textId="0D5901B5" w:rsidR="008D0499" w:rsidRPr="007472A6" w:rsidRDefault="008D0499" w:rsidP="004F250F">
      <w:pPr>
        <w:spacing w:line="480" w:lineRule="auto"/>
        <w:rPr>
          <w:rFonts w:ascii="Times New Roman" w:hAnsi="Times New Roman" w:cs="Times New Roman"/>
        </w:rPr>
      </w:pPr>
    </w:p>
    <w:p w14:paraId="2AA32511" w14:textId="4FD1CC60" w:rsidR="008D0499" w:rsidRPr="007472A6" w:rsidRDefault="008D0499" w:rsidP="004F250F">
      <w:pPr>
        <w:spacing w:line="480" w:lineRule="auto"/>
        <w:rPr>
          <w:rFonts w:ascii="Times New Roman" w:hAnsi="Times New Roman" w:cs="Times New Roman"/>
        </w:rPr>
      </w:pPr>
    </w:p>
    <w:p w14:paraId="212040D0" w14:textId="77777777" w:rsidR="004F250F" w:rsidRPr="007472A6" w:rsidRDefault="004F250F" w:rsidP="004F250F">
      <w:pPr>
        <w:spacing w:line="480" w:lineRule="auto"/>
        <w:rPr>
          <w:rFonts w:ascii="Times New Roman" w:hAnsi="Times New Roman" w:cs="Times New Roman"/>
        </w:rPr>
      </w:pPr>
    </w:p>
    <w:p w14:paraId="7813F296" w14:textId="27E0AB4F" w:rsidR="004F250F" w:rsidRPr="007472A6" w:rsidRDefault="008D0499" w:rsidP="004F250F">
      <w:pPr>
        <w:pStyle w:val="Heading1"/>
        <w:spacing w:line="480" w:lineRule="auto"/>
        <w:rPr>
          <w:rFonts w:ascii="Times New Roman" w:hAnsi="Times New Roman" w:cs="Times New Roman"/>
          <w:color w:val="auto"/>
        </w:rPr>
      </w:pPr>
      <w:bookmarkStart w:id="4" w:name="_Toc15890576"/>
      <w:r w:rsidRPr="007472A6">
        <w:rPr>
          <w:rFonts w:ascii="Times New Roman" w:hAnsi="Times New Roman" w:cs="Times New Roman"/>
          <w:color w:val="auto"/>
        </w:rPr>
        <w:lastRenderedPageBreak/>
        <w:t>List of acronyms and abbreviation</w:t>
      </w:r>
      <w:r w:rsidR="004F250F" w:rsidRPr="007472A6">
        <w:rPr>
          <w:rFonts w:ascii="Times New Roman" w:hAnsi="Times New Roman" w:cs="Times New Roman"/>
          <w:color w:val="auto"/>
        </w:rPr>
        <w:t>s</w:t>
      </w:r>
      <w:bookmarkEnd w:id="4"/>
    </w:p>
    <w:p w14:paraId="7118CAF7" w14:textId="5F2F5AB1" w:rsidR="004F250F" w:rsidRPr="007472A6" w:rsidRDefault="004F250F" w:rsidP="004F250F">
      <w:pPr>
        <w:spacing w:line="480" w:lineRule="auto"/>
        <w:rPr>
          <w:rFonts w:ascii="Times New Roman" w:hAnsi="Times New Roman" w:cs="Times New Roman"/>
        </w:rPr>
      </w:pPr>
    </w:p>
    <w:p w14:paraId="36B726F9" w14:textId="77777777" w:rsidR="004F250F" w:rsidRPr="007472A6" w:rsidRDefault="004F250F" w:rsidP="004F250F">
      <w:pPr>
        <w:spacing w:line="480" w:lineRule="auto"/>
        <w:rPr>
          <w:rFonts w:ascii="Times New Roman" w:hAnsi="Times New Roman" w:cs="Times New Roman"/>
        </w:rPr>
      </w:pPr>
    </w:p>
    <w:p w14:paraId="2B971EE6" w14:textId="77777777" w:rsidR="008D0499" w:rsidRPr="007472A6" w:rsidRDefault="008D0499" w:rsidP="004F250F">
      <w:pPr>
        <w:spacing w:line="480" w:lineRule="auto"/>
        <w:rPr>
          <w:rFonts w:ascii="Times New Roman" w:hAnsi="Times New Roman" w:cs="Times New Roman"/>
        </w:rPr>
      </w:pPr>
    </w:p>
    <w:p w14:paraId="7F8BA68D" w14:textId="46ED7C9A" w:rsidR="008C67E8" w:rsidRPr="007472A6" w:rsidRDefault="008C67E8" w:rsidP="004F250F">
      <w:pPr>
        <w:spacing w:line="480" w:lineRule="auto"/>
        <w:rPr>
          <w:rFonts w:ascii="Times New Roman" w:hAnsi="Times New Roman" w:cs="Times New Roman"/>
        </w:rPr>
      </w:pPr>
    </w:p>
    <w:p w14:paraId="1FD1FE22" w14:textId="0C61504A" w:rsidR="008C67E8" w:rsidRPr="007472A6" w:rsidRDefault="008C67E8" w:rsidP="004F250F">
      <w:pPr>
        <w:spacing w:line="480" w:lineRule="auto"/>
        <w:rPr>
          <w:rFonts w:ascii="Times New Roman" w:hAnsi="Times New Roman" w:cs="Times New Roman"/>
        </w:rPr>
      </w:pPr>
    </w:p>
    <w:p w14:paraId="0C51E633" w14:textId="594BDF6F" w:rsidR="008C67E8" w:rsidRPr="007472A6" w:rsidRDefault="008C67E8" w:rsidP="004F250F">
      <w:pPr>
        <w:spacing w:line="480" w:lineRule="auto"/>
        <w:rPr>
          <w:rFonts w:ascii="Times New Roman" w:hAnsi="Times New Roman" w:cs="Times New Roman"/>
        </w:rPr>
      </w:pPr>
    </w:p>
    <w:p w14:paraId="4EC7841C" w14:textId="5CB634CD" w:rsidR="008C67E8" w:rsidRPr="007472A6" w:rsidRDefault="008C67E8" w:rsidP="004F250F">
      <w:pPr>
        <w:spacing w:line="480" w:lineRule="auto"/>
        <w:rPr>
          <w:rFonts w:ascii="Times New Roman" w:hAnsi="Times New Roman" w:cs="Times New Roman"/>
        </w:rPr>
      </w:pPr>
    </w:p>
    <w:p w14:paraId="55148C57" w14:textId="099626C8" w:rsidR="008C67E8" w:rsidRPr="007472A6" w:rsidRDefault="008C67E8" w:rsidP="004F250F">
      <w:pPr>
        <w:spacing w:line="480" w:lineRule="auto"/>
        <w:rPr>
          <w:rFonts w:ascii="Times New Roman" w:hAnsi="Times New Roman" w:cs="Times New Roman"/>
        </w:rPr>
      </w:pPr>
    </w:p>
    <w:p w14:paraId="605A6C7E" w14:textId="5121295C" w:rsidR="008C67E8" w:rsidRPr="007472A6" w:rsidRDefault="008C67E8" w:rsidP="004F250F">
      <w:pPr>
        <w:spacing w:line="480" w:lineRule="auto"/>
        <w:rPr>
          <w:rFonts w:ascii="Times New Roman" w:hAnsi="Times New Roman" w:cs="Times New Roman"/>
        </w:rPr>
      </w:pPr>
    </w:p>
    <w:p w14:paraId="003C954D" w14:textId="52E7CE93" w:rsidR="008C67E8" w:rsidRPr="007472A6" w:rsidRDefault="008C67E8" w:rsidP="004F250F">
      <w:pPr>
        <w:spacing w:line="480" w:lineRule="auto"/>
        <w:rPr>
          <w:rFonts w:ascii="Times New Roman" w:hAnsi="Times New Roman" w:cs="Times New Roman"/>
        </w:rPr>
      </w:pPr>
    </w:p>
    <w:p w14:paraId="21ECCBC6" w14:textId="66BD175E" w:rsidR="008C67E8" w:rsidRPr="007472A6" w:rsidRDefault="008C67E8" w:rsidP="004F250F">
      <w:pPr>
        <w:spacing w:line="480" w:lineRule="auto"/>
        <w:rPr>
          <w:rFonts w:ascii="Times New Roman" w:hAnsi="Times New Roman" w:cs="Times New Roman"/>
        </w:rPr>
      </w:pPr>
    </w:p>
    <w:p w14:paraId="7F365D6B" w14:textId="12AE6C6D" w:rsidR="008C67E8" w:rsidRPr="007472A6" w:rsidRDefault="008C67E8" w:rsidP="004F250F">
      <w:pPr>
        <w:spacing w:line="480" w:lineRule="auto"/>
        <w:rPr>
          <w:rFonts w:ascii="Times New Roman" w:hAnsi="Times New Roman" w:cs="Times New Roman"/>
        </w:rPr>
      </w:pPr>
    </w:p>
    <w:p w14:paraId="48824705" w14:textId="2F18923F" w:rsidR="008C67E8" w:rsidRPr="007472A6" w:rsidRDefault="008C67E8" w:rsidP="004F250F">
      <w:pPr>
        <w:spacing w:line="480" w:lineRule="auto"/>
        <w:rPr>
          <w:rFonts w:ascii="Times New Roman" w:hAnsi="Times New Roman" w:cs="Times New Roman"/>
        </w:rPr>
      </w:pPr>
    </w:p>
    <w:p w14:paraId="5CAF37CD" w14:textId="340844F7" w:rsidR="008C67E8" w:rsidRPr="007472A6" w:rsidRDefault="008C67E8" w:rsidP="004F250F">
      <w:pPr>
        <w:spacing w:line="480" w:lineRule="auto"/>
        <w:rPr>
          <w:rFonts w:ascii="Times New Roman" w:hAnsi="Times New Roman" w:cs="Times New Roman"/>
        </w:rPr>
      </w:pPr>
    </w:p>
    <w:p w14:paraId="3C4A941E" w14:textId="08D4CA59" w:rsidR="008C67E8" w:rsidRPr="007472A6" w:rsidRDefault="008C67E8" w:rsidP="004F250F">
      <w:pPr>
        <w:spacing w:line="480" w:lineRule="auto"/>
        <w:rPr>
          <w:rFonts w:ascii="Times New Roman" w:hAnsi="Times New Roman" w:cs="Times New Roman"/>
        </w:rPr>
      </w:pPr>
    </w:p>
    <w:p w14:paraId="66637F70" w14:textId="720F23C4" w:rsidR="008C67E8" w:rsidRPr="007472A6" w:rsidRDefault="008C67E8" w:rsidP="004F250F">
      <w:pPr>
        <w:spacing w:line="480" w:lineRule="auto"/>
        <w:rPr>
          <w:rFonts w:ascii="Times New Roman" w:hAnsi="Times New Roman" w:cs="Times New Roman"/>
        </w:rPr>
      </w:pPr>
    </w:p>
    <w:p w14:paraId="49DC0685" w14:textId="43C6EA89" w:rsidR="008C67E8" w:rsidRPr="007472A6" w:rsidRDefault="008C67E8" w:rsidP="004F250F">
      <w:pPr>
        <w:spacing w:line="480" w:lineRule="auto"/>
        <w:rPr>
          <w:rFonts w:ascii="Times New Roman" w:hAnsi="Times New Roman" w:cs="Times New Roman"/>
        </w:rPr>
      </w:pPr>
    </w:p>
    <w:p w14:paraId="41206794" w14:textId="0201A866" w:rsidR="008C67E8" w:rsidRPr="007472A6" w:rsidRDefault="008C67E8" w:rsidP="004F250F">
      <w:pPr>
        <w:spacing w:line="480" w:lineRule="auto"/>
        <w:rPr>
          <w:rFonts w:ascii="Times New Roman" w:hAnsi="Times New Roman" w:cs="Times New Roman"/>
        </w:rPr>
      </w:pPr>
    </w:p>
    <w:p w14:paraId="7A99C037" w14:textId="734B4C57" w:rsidR="004F250F" w:rsidRPr="007472A6" w:rsidRDefault="004F250F" w:rsidP="004F250F">
      <w:pPr>
        <w:spacing w:line="480" w:lineRule="auto"/>
        <w:rPr>
          <w:rFonts w:ascii="Times New Roman" w:hAnsi="Times New Roman" w:cs="Times New Roman"/>
        </w:rPr>
      </w:pPr>
    </w:p>
    <w:p w14:paraId="50C0BA7E" w14:textId="247FFCDD" w:rsidR="004F250F" w:rsidRPr="007472A6" w:rsidRDefault="004F250F" w:rsidP="004F250F">
      <w:pPr>
        <w:pStyle w:val="Heading1"/>
        <w:spacing w:line="480" w:lineRule="auto"/>
        <w:rPr>
          <w:rFonts w:ascii="Times New Roman" w:hAnsi="Times New Roman" w:cs="Times New Roman"/>
          <w:color w:val="auto"/>
        </w:rPr>
      </w:pPr>
      <w:bookmarkStart w:id="5" w:name="_Toc15890577"/>
      <w:r w:rsidRPr="007472A6">
        <w:rPr>
          <w:rFonts w:ascii="Times New Roman" w:hAnsi="Times New Roman" w:cs="Times New Roman"/>
          <w:color w:val="auto"/>
        </w:rPr>
        <w:lastRenderedPageBreak/>
        <w:t>Acknowledgements</w:t>
      </w:r>
      <w:bookmarkEnd w:id="5"/>
    </w:p>
    <w:p w14:paraId="5D147DE7" w14:textId="762EFC07" w:rsidR="004F250F" w:rsidRPr="007472A6" w:rsidRDefault="004F250F" w:rsidP="004F250F">
      <w:pPr>
        <w:spacing w:line="480" w:lineRule="auto"/>
        <w:rPr>
          <w:rFonts w:ascii="Times New Roman" w:hAnsi="Times New Roman" w:cs="Times New Roman"/>
        </w:rPr>
      </w:pPr>
    </w:p>
    <w:p w14:paraId="03879514" w14:textId="4CB0F34C" w:rsidR="004F250F" w:rsidRPr="007472A6" w:rsidRDefault="004F250F" w:rsidP="004F250F">
      <w:pPr>
        <w:spacing w:line="480" w:lineRule="auto"/>
        <w:rPr>
          <w:rFonts w:ascii="Times New Roman" w:hAnsi="Times New Roman" w:cs="Times New Roman"/>
        </w:rPr>
      </w:pPr>
    </w:p>
    <w:p w14:paraId="38918227" w14:textId="36F15A4D" w:rsidR="004F250F" w:rsidRPr="007472A6" w:rsidRDefault="004F250F" w:rsidP="004F250F">
      <w:pPr>
        <w:spacing w:line="480" w:lineRule="auto"/>
        <w:rPr>
          <w:rFonts w:ascii="Times New Roman" w:hAnsi="Times New Roman" w:cs="Times New Roman"/>
        </w:rPr>
      </w:pPr>
    </w:p>
    <w:p w14:paraId="6421FA3C" w14:textId="0689CDD5" w:rsidR="004F250F" w:rsidRPr="007472A6" w:rsidRDefault="004F250F" w:rsidP="004F250F">
      <w:pPr>
        <w:spacing w:line="480" w:lineRule="auto"/>
        <w:rPr>
          <w:rFonts w:ascii="Times New Roman" w:hAnsi="Times New Roman" w:cs="Times New Roman"/>
        </w:rPr>
      </w:pPr>
    </w:p>
    <w:p w14:paraId="6FAA056B" w14:textId="689EDE0B" w:rsidR="004F250F" w:rsidRPr="007472A6" w:rsidRDefault="004F250F" w:rsidP="004F250F">
      <w:pPr>
        <w:spacing w:line="480" w:lineRule="auto"/>
        <w:rPr>
          <w:rFonts w:ascii="Times New Roman" w:hAnsi="Times New Roman" w:cs="Times New Roman"/>
        </w:rPr>
      </w:pPr>
    </w:p>
    <w:p w14:paraId="31B935B9" w14:textId="294EB900" w:rsidR="004F250F" w:rsidRPr="007472A6" w:rsidRDefault="004F250F" w:rsidP="004F250F">
      <w:pPr>
        <w:spacing w:line="480" w:lineRule="auto"/>
        <w:rPr>
          <w:rFonts w:ascii="Times New Roman" w:hAnsi="Times New Roman" w:cs="Times New Roman"/>
        </w:rPr>
      </w:pPr>
    </w:p>
    <w:p w14:paraId="4C1BF0B8" w14:textId="66EE93C4" w:rsidR="004F250F" w:rsidRPr="007472A6" w:rsidRDefault="004F250F" w:rsidP="004F250F">
      <w:pPr>
        <w:spacing w:line="480" w:lineRule="auto"/>
        <w:rPr>
          <w:rFonts w:ascii="Times New Roman" w:hAnsi="Times New Roman" w:cs="Times New Roman"/>
        </w:rPr>
      </w:pPr>
    </w:p>
    <w:p w14:paraId="69A7A6A2" w14:textId="5FB08C49" w:rsidR="004F250F" w:rsidRPr="007472A6" w:rsidRDefault="004F250F" w:rsidP="004F250F">
      <w:pPr>
        <w:spacing w:line="480" w:lineRule="auto"/>
        <w:rPr>
          <w:rFonts w:ascii="Times New Roman" w:hAnsi="Times New Roman" w:cs="Times New Roman"/>
        </w:rPr>
      </w:pPr>
    </w:p>
    <w:p w14:paraId="1302BAE4" w14:textId="6AC885A8" w:rsidR="004F250F" w:rsidRPr="007472A6" w:rsidRDefault="004F250F" w:rsidP="004F250F">
      <w:pPr>
        <w:spacing w:line="480" w:lineRule="auto"/>
        <w:rPr>
          <w:rFonts w:ascii="Times New Roman" w:hAnsi="Times New Roman" w:cs="Times New Roman"/>
        </w:rPr>
      </w:pPr>
    </w:p>
    <w:p w14:paraId="29BC6D27" w14:textId="3CB43308" w:rsidR="004F250F" w:rsidRPr="007472A6" w:rsidRDefault="004F250F" w:rsidP="004F250F">
      <w:pPr>
        <w:spacing w:line="480" w:lineRule="auto"/>
        <w:rPr>
          <w:rFonts w:ascii="Times New Roman" w:hAnsi="Times New Roman" w:cs="Times New Roman"/>
        </w:rPr>
      </w:pPr>
    </w:p>
    <w:p w14:paraId="681686C8" w14:textId="433D8E6F" w:rsidR="004F250F" w:rsidRPr="007472A6" w:rsidRDefault="004F250F" w:rsidP="004F250F">
      <w:pPr>
        <w:spacing w:line="480" w:lineRule="auto"/>
        <w:rPr>
          <w:rFonts w:ascii="Times New Roman" w:hAnsi="Times New Roman" w:cs="Times New Roman"/>
        </w:rPr>
      </w:pPr>
    </w:p>
    <w:p w14:paraId="2B8E01C1" w14:textId="01E62342" w:rsidR="004F250F" w:rsidRPr="007472A6" w:rsidRDefault="004F250F" w:rsidP="004F250F">
      <w:pPr>
        <w:spacing w:line="480" w:lineRule="auto"/>
        <w:rPr>
          <w:rFonts w:ascii="Times New Roman" w:hAnsi="Times New Roman" w:cs="Times New Roman"/>
        </w:rPr>
      </w:pPr>
    </w:p>
    <w:p w14:paraId="74E33BCB" w14:textId="4C79CA04" w:rsidR="004F250F" w:rsidRPr="007472A6" w:rsidRDefault="004F250F" w:rsidP="004F250F">
      <w:pPr>
        <w:spacing w:line="480" w:lineRule="auto"/>
        <w:rPr>
          <w:rFonts w:ascii="Times New Roman" w:hAnsi="Times New Roman" w:cs="Times New Roman"/>
        </w:rPr>
      </w:pPr>
    </w:p>
    <w:p w14:paraId="7747E22D" w14:textId="1BBCD9AD" w:rsidR="004F250F" w:rsidRPr="007472A6" w:rsidRDefault="004F250F" w:rsidP="004F250F">
      <w:pPr>
        <w:spacing w:line="480" w:lineRule="auto"/>
        <w:rPr>
          <w:rFonts w:ascii="Times New Roman" w:hAnsi="Times New Roman" w:cs="Times New Roman"/>
        </w:rPr>
      </w:pPr>
    </w:p>
    <w:p w14:paraId="36F7891B" w14:textId="5153A0AE" w:rsidR="004F250F" w:rsidRPr="007472A6" w:rsidRDefault="004F250F" w:rsidP="004F250F">
      <w:pPr>
        <w:spacing w:line="480" w:lineRule="auto"/>
        <w:rPr>
          <w:rFonts w:ascii="Times New Roman" w:hAnsi="Times New Roman" w:cs="Times New Roman"/>
        </w:rPr>
      </w:pPr>
    </w:p>
    <w:p w14:paraId="1048252E" w14:textId="3AC713C1" w:rsidR="004F250F" w:rsidRPr="007472A6" w:rsidRDefault="004F250F" w:rsidP="004F250F">
      <w:pPr>
        <w:spacing w:line="480" w:lineRule="auto"/>
        <w:rPr>
          <w:rFonts w:ascii="Times New Roman" w:hAnsi="Times New Roman" w:cs="Times New Roman"/>
        </w:rPr>
      </w:pPr>
    </w:p>
    <w:p w14:paraId="024D95E1" w14:textId="757B8624" w:rsidR="004F250F" w:rsidRPr="007472A6" w:rsidRDefault="004F250F" w:rsidP="004F250F">
      <w:pPr>
        <w:spacing w:line="480" w:lineRule="auto"/>
        <w:rPr>
          <w:rFonts w:ascii="Times New Roman" w:hAnsi="Times New Roman" w:cs="Times New Roman"/>
        </w:rPr>
      </w:pPr>
    </w:p>
    <w:p w14:paraId="44C4088C" w14:textId="77777777" w:rsidR="004F250F" w:rsidRPr="007472A6" w:rsidRDefault="004F250F" w:rsidP="004F250F"/>
    <w:p w14:paraId="40D487A5" w14:textId="623A51EF" w:rsidR="004F250F" w:rsidRPr="007472A6" w:rsidRDefault="004F250F" w:rsidP="002857BF">
      <w:pPr>
        <w:spacing w:line="360" w:lineRule="auto"/>
        <w:rPr>
          <w:rFonts w:ascii="Times New Roman" w:hAnsi="Times New Roman" w:cs="Times New Roman"/>
        </w:rPr>
      </w:pPr>
    </w:p>
    <w:p w14:paraId="72663927" w14:textId="56AB8C9F" w:rsidR="004F250F" w:rsidRPr="007472A6" w:rsidRDefault="004F250F" w:rsidP="002857BF">
      <w:pPr>
        <w:spacing w:line="360" w:lineRule="auto"/>
        <w:rPr>
          <w:rFonts w:ascii="Times New Roman" w:hAnsi="Times New Roman" w:cs="Times New Roman"/>
        </w:rPr>
      </w:pPr>
    </w:p>
    <w:p w14:paraId="4C73B666" w14:textId="77777777" w:rsidR="004F250F" w:rsidRPr="007472A6" w:rsidRDefault="004F250F" w:rsidP="002857BF">
      <w:pPr>
        <w:spacing w:line="360" w:lineRule="auto"/>
        <w:rPr>
          <w:rFonts w:ascii="Times New Roman" w:hAnsi="Times New Roman" w:cs="Times New Roman"/>
        </w:rPr>
      </w:pPr>
    </w:p>
    <w:p w14:paraId="55C41AD6" w14:textId="3FA47AE2" w:rsidR="00F15DBE" w:rsidRPr="007472A6" w:rsidRDefault="00F024B6" w:rsidP="008C67E8">
      <w:pPr>
        <w:pStyle w:val="Heading1"/>
        <w:numPr>
          <w:ilvl w:val="0"/>
          <w:numId w:val="2"/>
        </w:numPr>
        <w:spacing w:line="480" w:lineRule="auto"/>
        <w:rPr>
          <w:rFonts w:ascii="Times New Roman" w:hAnsi="Times New Roman" w:cs="Times New Roman"/>
          <w:color w:val="auto"/>
        </w:rPr>
      </w:pPr>
      <w:bookmarkStart w:id="6" w:name="_Toc15890578"/>
      <w:r w:rsidRPr="007472A6">
        <w:rPr>
          <w:rFonts w:ascii="Times New Roman" w:hAnsi="Times New Roman" w:cs="Times New Roman"/>
          <w:color w:val="auto"/>
        </w:rPr>
        <w:lastRenderedPageBreak/>
        <w:t>Introduction</w:t>
      </w:r>
      <w:bookmarkEnd w:id="6"/>
    </w:p>
    <w:p w14:paraId="240B0D3D" w14:textId="38A99888" w:rsidR="00F024B6" w:rsidRPr="007472A6" w:rsidRDefault="00F024B6" w:rsidP="005A4779">
      <w:pPr>
        <w:spacing w:line="480" w:lineRule="auto"/>
        <w:rPr>
          <w:rFonts w:ascii="Times New Roman" w:hAnsi="Times New Roman" w:cs="Times New Roman"/>
          <w:sz w:val="24"/>
          <w:szCs w:val="24"/>
        </w:rPr>
      </w:pPr>
      <w:r w:rsidRPr="007472A6">
        <w:rPr>
          <w:rFonts w:ascii="Times New Roman" w:hAnsi="Times New Roman" w:cs="Times New Roman"/>
          <w:sz w:val="24"/>
          <w:szCs w:val="24"/>
        </w:rPr>
        <w:t>The topic for this dissertation is robotic navigation in simulated urban environments, and the purpose of the study is to explore the use of deep reinforcement learning</w:t>
      </w:r>
      <w:r w:rsidR="009E6DBB" w:rsidRPr="007472A6">
        <w:rPr>
          <w:rFonts w:ascii="Times New Roman" w:hAnsi="Times New Roman" w:cs="Times New Roman"/>
          <w:sz w:val="24"/>
          <w:szCs w:val="24"/>
        </w:rPr>
        <w:t xml:space="preserve"> (DRL)</w:t>
      </w:r>
      <w:r w:rsidRPr="007472A6">
        <w:rPr>
          <w:rFonts w:ascii="Times New Roman" w:hAnsi="Times New Roman" w:cs="Times New Roman"/>
          <w:sz w:val="24"/>
          <w:szCs w:val="24"/>
        </w:rPr>
        <w:t xml:space="preserve"> in this context.</w:t>
      </w:r>
      <w:r w:rsidR="001368EB" w:rsidRPr="007472A6">
        <w:rPr>
          <w:rFonts w:ascii="Times New Roman" w:hAnsi="Times New Roman" w:cs="Times New Roman"/>
          <w:sz w:val="24"/>
          <w:szCs w:val="24"/>
        </w:rPr>
        <w:t xml:space="preserve"> </w:t>
      </w:r>
      <w:r w:rsidR="00D2719A" w:rsidRPr="007472A6">
        <w:rPr>
          <w:rFonts w:ascii="Times New Roman" w:hAnsi="Times New Roman" w:cs="Times New Roman"/>
          <w:sz w:val="24"/>
          <w:szCs w:val="24"/>
        </w:rPr>
        <w:t xml:space="preserve">It is an area with growing attention within urban analytics, as urban infrastructure is being transformed </w:t>
      </w:r>
      <w:r w:rsidR="005216D1">
        <w:rPr>
          <w:rFonts w:ascii="Times New Roman" w:hAnsi="Times New Roman" w:cs="Times New Roman"/>
          <w:sz w:val="24"/>
          <w:szCs w:val="24"/>
        </w:rPr>
        <w:t>by</w:t>
      </w:r>
      <w:r w:rsidR="00D2719A" w:rsidRPr="007472A6">
        <w:rPr>
          <w:rFonts w:ascii="Times New Roman" w:hAnsi="Times New Roman" w:cs="Times New Roman"/>
          <w:sz w:val="24"/>
          <w:szCs w:val="24"/>
        </w:rPr>
        <w:t xml:space="preserve"> the advances in artificial intelligence and robotics.</w:t>
      </w:r>
    </w:p>
    <w:p w14:paraId="795DAF28" w14:textId="129E2752" w:rsidR="00703B61" w:rsidRPr="007472A6" w:rsidRDefault="005A4779" w:rsidP="005A4779">
      <w:pPr>
        <w:spacing w:line="480" w:lineRule="auto"/>
        <w:rPr>
          <w:rFonts w:ascii="Times New Roman" w:hAnsi="Times New Roman" w:cs="Times New Roman"/>
          <w:sz w:val="24"/>
          <w:szCs w:val="24"/>
        </w:rPr>
      </w:pPr>
      <w:r w:rsidRPr="007472A6">
        <w:rPr>
          <w:rFonts w:ascii="Times New Roman" w:hAnsi="Times New Roman" w:cs="Times New Roman"/>
          <w:sz w:val="24"/>
          <w:szCs w:val="24"/>
        </w:rPr>
        <w:t>Urban environments are complex dynamics of interactions between objects</w:t>
      </w:r>
      <w:r w:rsidR="006177EA" w:rsidRPr="007472A6">
        <w:rPr>
          <w:rFonts w:ascii="Times New Roman" w:hAnsi="Times New Roman" w:cs="Times New Roman"/>
          <w:sz w:val="24"/>
          <w:szCs w:val="24"/>
        </w:rPr>
        <w:t xml:space="preserve">, and navigation herein requires an ability to </w:t>
      </w:r>
      <w:r w:rsidR="00873DE8" w:rsidRPr="007472A6">
        <w:rPr>
          <w:rFonts w:ascii="Times New Roman" w:hAnsi="Times New Roman" w:cs="Times New Roman"/>
          <w:sz w:val="24"/>
          <w:szCs w:val="24"/>
        </w:rPr>
        <w:t>explore</w:t>
      </w:r>
      <w:r w:rsidR="006177EA" w:rsidRPr="007472A6">
        <w:rPr>
          <w:rFonts w:ascii="Times New Roman" w:hAnsi="Times New Roman" w:cs="Times New Roman"/>
          <w:sz w:val="24"/>
          <w:szCs w:val="24"/>
        </w:rPr>
        <w:t xml:space="preserve">, </w:t>
      </w:r>
      <w:r w:rsidR="00873DE8" w:rsidRPr="007472A6">
        <w:rPr>
          <w:rFonts w:ascii="Times New Roman" w:hAnsi="Times New Roman" w:cs="Times New Roman"/>
          <w:sz w:val="24"/>
          <w:szCs w:val="24"/>
        </w:rPr>
        <w:t xml:space="preserve">foresee, </w:t>
      </w:r>
      <w:r w:rsidR="006177EA" w:rsidRPr="007472A6">
        <w:rPr>
          <w:rFonts w:ascii="Times New Roman" w:hAnsi="Times New Roman" w:cs="Times New Roman"/>
          <w:sz w:val="24"/>
          <w:szCs w:val="24"/>
        </w:rPr>
        <w:t xml:space="preserve">adapt and plan. </w:t>
      </w:r>
      <w:r w:rsidR="006177EA" w:rsidRPr="007472A6">
        <w:rPr>
          <w:rFonts w:ascii="Times New Roman" w:hAnsi="Times New Roman" w:cs="Times New Roman"/>
          <w:sz w:val="24"/>
          <w:szCs w:val="24"/>
        </w:rPr>
        <w:br/>
      </w:r>
      <w:r w:rsidR="00E803B3" w:rsidRPr="007472A6">
        <w:rPr>
          <w:rFonts w:ascii="Times New Roman" w:hAnsi="Times New Roman" w:cs="Times New Roman"/>
          <w:sz w:val="24"/>
          <w:szCs w:val="24"/>
        </w:rPr>
        <w:t>Successful p</w:t>
      </w:r>
      <w:r w:rsidR="00873DE8" w:rsidRPr="007472A6">
        <w:rPr>
          <w:rFonts w:ascii="Times New Roman" w:hAnsi="Times New Roman" w:cs="Times New Roman"/>
          <w:sz w:val="24"/>
          <w:szCs w:val="24"/>
        </w:rPr>
        <w:t>rior work on</w:t>
      </w:r>
      <w:r w:rsidR="006177EA" w:rsidRPr="007472A6">
        <w:rPr>
          <w:rFonts w:ascii="Times New Roman" w:hAnsi="Times New Roman" w:cs="Times New Roman"/>
          <w:sz w:val="24"/>
          <w:szCs w:val="24"/>
        </w:rPr>
        <w:t xml:space="preserve"> robotic navigation </w:t>
      </w:r>
      <w:r w:rsidR="00873DE8" w:rsidRPr="007472A6">
        <w:rPr>
          <w:rFonts w:ascii="Times New Roman" w:hAnsi="Times New Roman" w:cs="Times New Roman"/>
          <w:sz w:val="24"/>
          <w:szCs w:val="24"/>
        </w:rPr>
        <w:t>in crowded urban environments</w:t>
      </w:r>
      <w:r w:rsidR="00B134D1" w:rsidRPr="007472A6">
        <w:rPr>
          <w:rFonts w:ascii="Times New Roman" w:hAnsi="Times New Roman" w:cs="Times New Roman"/>
          <w:sz w:val="24"/>
          <w:szCs w:val="24"/>
        </w:rPr>
        <w:t xml:space="preserve"> (CUE</w:t>
      </w:r>
      <w:del w:id="7" w:author="Ed Manley" w:date="2019-08-12T11:50:00Z">
        <w:r w:rsidR="00B134D1" w:rsidRPr="007472A6" w:rsidDel="00C738B4">
          <w:rPr>
            <w:rFonts w:ascii="Times New Roman" w:hAnsi="Times New Roman" w:cs="Times New Roman"/>
            <w:sz w:val="24"/>
            <w:szCs w:val="24"/>
          </w:rPr>
          <w:delText>’</w:delText>
        </w:r>
      </w:del>
      <w:r w:rsidR="00B134D1" w:rsidRPr="007472A6">
        <w:rPr>
          <w:rFonts w:ascii="Times New Roman" w:hAnsi="Times New Roman" w:cs="Times New Roman"/>
          <w:sz w:val="24"/>
          <w:szCs w:val="24"/>
        </w:rPr>
        <w:t>s)</w:t>
      </w:r>
      <w:r w:rsidR="00873DE8" w:rsidRPr="007472A6">
        <w:rPr>
          <w:rFonts w:ascii="Times New Roman" w:hAnsi="Times New Roman" w:cs="Times New Roman"/>
          <w:sz w:val="24"/>
          <w:szCs w:val="24"/>
        </w:rPr>
        <w:t xml:space="preserve"> rely on the use of particle filters</w:t>
      </w:r>
      <w:r w:rsidR="007447F8" w:rsidRPr="007472A6">
        <w:rPr>
          <w:rFonts w:ascii="Times New Roman" w:hAnsi="Times New Roman" w:cs="Times New Roman"/>
          <w:sz w:val="24"/>
          <w:szCs w:val="24"/>
        </w:rPr>
        <w:t xml:space="preserve">, for building a </w:t>
      </w:r>
      <w:r w:rsidR="00881D60" w:rsidRPr="007472A6">
        <w:rPr>
          <w:rFonts w:ascii="Times New Roman" w:hAnsi="Times New Roman" w:cs="Times New Roman"/>
          <w:sz w:val="24"/>
          <w:szCs w:val="24"/>
        </w:rPr>
        <w:t>probabilistic</w:t>
      </w:r>
      <w:r w:rsidR="007447F8" w:rsidRPr="007472A6">
        <w:rPr>
          <w:rFonts w:ascii="Times New Roman" w:hAnsi="Times New Roman" w:cs="Times New Roman"/>
          <w:sz w:val="24"/>
          <w:szCs w:val="24"/>
        </w:rPr>
        <w:t xml:space="preserve"> map of the environment</w:t>
      </w:r>
      <w:r w:rsidR="00873DE8" w:rsidRPr="007472A6">
        <w:rPr>
          <w:rFonts w:ascii="Times New Roman" w:hAnsi="Times New Roman" w:cs="Times New Roman"/>
          <w:sz w:val="24"/>
          <w:szCs w:val="24"/>
        </w:rPr>
        <w:t xml:space="preserve"> to handle planning</w:t>
      </w:r>
      <w:r w:rsidR="00FE6292" w:rsidRPr="007472A6">
        <w:rPr>
          <w:rFonts w:ascii="Times New Roman" w:hAnsi="Times New Roman" w:cs="Times New Roman"/>
          <w:sz w:val="24"/>
          <w:szCs w:val="24"/>
        </w:rPr>
        <w:t xml:space="preserve">, and a combination </w:t>
      </w:r>
      <w:r w:rsidR="000268CA" w:rsidRPr="007472A6">
        <w:rPr>
          <w:rFonts w:ascii="Times New Roman" w:hAnsi="Times New Roman" w:cs="Times New Roman"/>
          <w:sz w:val="24"/>
          <w:szCs w:val="24"/>
        </w:rPr>
        <w:t>of</w:t>
      </w:r>
      <w:r w:rsidR="00FE6292" w:rsidRPr="007472A6">
        <w:rPr>
          <w:rFonts w:ascii="Times New Roman" w:hAnsi="Times New Roman" w:cs="Times New Roman"/>
          <w:sz w:val="24"/>
          <w:szCs w:val="24"/>
        </w:rPr>
        <w:t xml:space="preserve"> human </w:t>
      </w:r>
      <w:r w:rsidR="000268CA" w:rsidRPr="007472A6">
        <w:rPr>
          <w:rFonts w:ascii="Times New Roman" w:hAnsi="Times New Roman" w:cs="Times New Roman"/>
          <w:sz w:val="24"/>
          <w:szCs w:val="24"/>
        </w:rPr>
        <w:t xml:space="preserve">interaction </w:t>
      </w:r>
      <w:r w:rsidR="00FE6292" w:rsidRPr="007472A6">
        <w:rPr>
          <w:rFonts w:ascii="Times New Roman" w:hAnsi="Times New Roman" w:cs="Times New Roman"/>
          <w:sz w:val="24"/>
          <w:szCs w:val="24"/>
        </w:rPr>
        <w:t>as well as goal-directed exploration for exploration and adaption</w:t>
      </w:r>
      <w:r w:rsidR="007447F8" w:rsidRPr="007472A6">
        <w:rPr>
          <w:rFonts w:ascii="Times New Roman" w:hAnsi="Times New Roman" w:cs="Times New Roman"/>
          <w:sz w:val="24"/>
          <w:szCs w:val="24"/>
        </w:rPr>
        <w:t xml:space="preserve"> of/to the environment (Lidoris et al., 2009; Kümmerle et al, 2013). </w:t>
      </w:r>
      <w:r w:rsidR="00E803B3" w:rsidRPr="007472A6">
        <w:rPr>
          <w:rFonts w:ascii="Times New Roman" w:hAnsi="Times New Roman" w:cs="Times New Roman"/>
          <w:sz w:val="24"/>
          <w:szCs w:val="24"/>
        </w:rPr>
        <w:t xml:space="preserve">The need for human </w:t>
      </w:r>
      <w:r w:rsidR="001B4D72" w:rsidRPr="007472A6">
        <w:rPr>
          <w:rFonts w:ascii="Times New Roman" w:hAnsi="Times New Roman" w:cs="Times New Roman"/>
          <w:sz w:val="24"/>
          <w:szCs w:val="24"/>
        </w:rPr>
        <w:t>interaction</w:t>
      </w:r>
      <w:r w:rsidR="00E803B3" w:rsidRPr="007472A6">
        <w:rPr>
          <w:rFonts w:ascii="Times New Roman" w:hAnsi="Times New Roman" w:cs="Times New Roman"/>
          <w:sz w:val="24"/>
          <w:szCs w:val="24"/>
        </w:rPr>
        <w:t xml:space="preserve"> limits the autonomous degree of the robot, potentially limiting the usages of the robot</w:t>
      </w:r>
      <w:r w:rsidR="009E6DBB" w:rsidRPr="007472A6">
        <w:rPr>
          <w:rFonts w:ascii="Times New Roman" w:hAnsi="Times New Roman" w:cs="Times New Roman"/>
          <w:sz w:val="24"/>
          <w:szCs w:val="24"/>
        </w:rPr>
        <w:t xml:space="preserve"> to a certain time period doing the day.</w:t>
      </w:r>
      <w:r w:rsidR="00E803B3" w:rsidRPr="007472A6">
        <w:rPr>
          <w:rFonts w:ascii="Times New Roman" w:hAnsi="Times New Roman" w:cs="Times New Roman"/>
          <w:sz w:val="24"/>
          <w:szCs w:val="24"/>
        </w:rPr>
        <w:t xml:space="preserve"> </w:t>
      </w:r>
      <w:r w:rsidR="009E6DBB" w:rsidRPr="007472A6">
        <w:rPr>
          <w:rFonts w:ascii="Times New Roman" w:hAnsi="Times New Roman" w:cs="Times New Roman"/>
          <w:sz w:val="24"/>
          <w:szCs w:val="24"/>
        </w:rPr>
        <w:br/>
      </w:r>
      <w:r w:rsidR="005540E3" w:rsidRPr="007472A6">
        <w:rPr>
          <w:rFonts w:ascii="Times New Roman" w:hAnsi="Times New Roman" w:cs="Times New Roman"/>
          <w:sz w:val="24"/>
          <w:szCs w:val="24"/>
        </w:rPr>
        <w:t xml:space="preserve">Recent advances in the field of deep learning, implying the rise of </w:t>
      </w:r>
      <w:r w:rsidR="009E6DBB" w:rsidRPr="007472A6">
        <w:rPr>
          <w:rFonts w:ascii="Times New Roman" w:hAnsi="Times New Roman" w:cs="Times New Roman"/>
          <w:sz w:val="24"/>
          <w:szCs w:val="24"/>
        </w:rPr>
        <w:t>DRL</w:t>
      </w:r>
      <w:r w:rsidR="005540E3" w:rsidRPr="007472A6">
        <w:rPr>
          <w:rFonts w:ascii="Times New Roman" w:hAnsi="Times New Roman" w:cs="Times New Roman"/>
          <w:sz w:val="24"/>
          <w:szCs w:val="24"/>
        </w:rPr>
        <w:t xml:space="preserve">, could present a way for a robot to </w:t>
      </w:r>
      <w:r w:rsidR="00881D60" w:rsidRPr="007472A6">
        <w:rPr>
          <w:rFonts w:ascii="Times New Roman" w:hAnsi="Times New Roman" w:cs="Times New Roman"/>
          <w:sz w:val="24"/>
          <w:szCs w:val="24"/>
        </w:rPr>
        <w:t>improve</w:t>
      </w:r>
      <w:r w:rsidR="005540E3" w:rsidRPr="007472A6">
        <w:rPr>
          <w:rFonts w:ascii="Times New Roman" w:hAnsi="Times New Roman" w:cs="Times New Roman"/>
          <w:sz w:val="24"/>
          <w:szCs w:val="24"/>
        </w:rPr>
        <w:t xml:space="preserve"> spatial awareness. Thereby circumventing the need for human </w:t>
      </w:r>
      <w:r w:rsidR="000268CA" w:rsidRPr="007472A6">
        <w:rPr>
          <w:rFonts w:ascii="Times New Roman" w:hAnsi="Times New Roman" w:cs="Times New Roman"/>
          <w:sz w:val="24"/>
          <w:szCs w:val="24"/>
        </w:rPr>
        <w:t>interaction</w:t>
      </w:r>
      <w:r w:rsidR="00881D60" w:rsidRPr="007472A6">
        <w:rPr>
          <w:rFonts w:ascii="Times New Roman" w:hAnsi="Times New Roman" w:cs="Times New Roman"/>
          <w:sz w:val="24"/>
          <w:szCs w:val="24"/>
        </w:rPr>
        <w:t xml:space="preserve"> and</w:t>
      </w:r>
      <w:r w:rsidR="005540E3" w:rsidRPr="007472A6">
        <w:rPr>
          <w:rFonts w:ascii="Times New Roman" w:hAnsi="Times New Roman" w:cs="Times New Roman"/>
          <w:sz w:val="24"/>
          <w:szCs w:val="24"/>
        </w:rPr>
        <w:t xml:space="preserve"> allowing the robot to </w:t>
      </w:r>
      <w:r w:rsidR="00E3335B" w:rsidRPr="007472A6">
        <w:rPr>
          <w:rFonts w:ascii="Times New Roman" w:hAnsi="Times New Roman" w:cs="Times New Roman"/>
          <w:sz w:val="24"/>
          <w:szCs w:val="24"/>
        </w:rPr>
        <w:t>operate</w:t>
      </w:r>
      <w:r w:rsidR="005540E3" w:rsidRPr="007472A6">
        <w:rPr>
          <w:rFonts w:ascii="Times New Roman" w:hAnsi="Times New Roman" w:cs="Times New Roman"/>
          <w:sz w:val="24"/>
          <w:szCs w:val="24"/>
        </w:rPr>
        <w:t xml:space="preserve"> at any time. </w:t>
      </w:r>
      <w:r w:rsidR="009E6DBB" w:rsidRPr="007472A6">
        <w:rPr>
          <w:rFonts w:ascii="Times New Roman" w:hAnsi="Times New Roman" w:cs="Times New Roman"/>
          <w:sz w:val="24"/>
          <w:szCs w:val="24"/>
        </w:rPr>
        <w:t>The first work on DRL</w:t>
      </w:r>
      <w:r w:rsidR="007B5B67" w:rsidRPr="007472A6">
        <w:rPr>
          <w:rFonts w:ascii="Times New Roman" w:hAnsi="Times New Roman" w:cs="Times New Roman"/>
          <w:sz w:val="24"/>
          <w:szCs w:val="24"/>
        </w:rPr>
        <w:t xml:space="preserve"> </w:t>
      </w:r>
      <w:r w:rsidR="009E6DBB" w:rsidRPr="007472A6">
        <w:rPr>
          <w:rFonts w:ascii="Times New Roman" w:hAnsi="Times New Roman" w:cs="Times New Roman"/>
          <w:sz w:val="24"/>
          <w:szCs w:val="24"/>
        </w:rPr>
        <w:t>for robotic navigation and obstacles avoidance have seen</w:t>
      </w:r>
      <w:r w:rsidR="007B5B67" w:rsidRPr="007472A6">
        <w:rPr>
          <w:rFonts w:ascii="Times New Roman" w:hAnsi="Times New Roman" w:cs="Times New Roman"/>
          <w:sz w:val="24"/>
          <w:szCs w:val="24"/>
        </w:rPr>
        <w:t xml:space="preserve"> the daylight (Mirowski et al, 2018; Kahn et al., 2017</w:t>
      </w:r>
      <w:r w:rsidR="005262BC" w:rsidRPr="007472A6">
        <w:rPr>
          <w:rFonts w:ascii="Times New Roman" w:hAnsi="Times New Roman" w:cs="Times New Roman"/>
          <w:sz w:val="24"/>
          <w:szCs w:val="24"/>
        </w:rPr>
        <w:t>; Zhou et al., 2019</w:t>
      </w:r>
      <w:r w:rsidR="007B5B67" w:rsidRPr="007472A6">
        <w:rPr>
          <w:rFonts w:ascii="Times New Roman" w:hAnsi="Times New Roman" w:cs="Times New Roman"/>
          <w:sz w:val="24"/>
          <w:szCs w:val="24"/>
        </w:rPr>
        <w:t xml:space="preserve">). </w:t>
      </w:r>
      <w:r w:rsidR="00581B66" w:rsidRPr="007472A6">
        <w:rPr>
          <w:rFonts w:ascii="Times New Roman" w:hAnsi="Times New Roman" w:cs="Times New Roman"/>
          <w:sz w:val="24"/>
          <w:szCs w:val="24"/>
        </w:rPr>
        <w:t xml:space="preserve">All three are bound to tackle static obstacles, and so do not address a major challenge of </w:t>
      </w:r>
      <w:r w:rsidR="00B134D1" w:rsidRPr="007472A6">
        <w:rPr>
          <w:rFonts w:ascii="Times New Roman" w:hAnsi="Times New Roman" w:cs="Times New Roman"/>
          <w:sz w:val="24"/>
          <w:szCs w:val="24"/>
        </w:rPr>
        <w:t>CUE</w:t>
      </w:r>
      <w:del w:id="8" w:author="Ed Manley" w:date="2019-08-12T11:50:00Z">
        <w:r w:rsidR="00B134D1" w:rsidRPr="007472A6" w:rsidDel="00C738B4">
          <w:rPr>
            <w:rFonts w:ascii="Times New Roman" w:hAnsi="Times New Roman" w:cs="Times New Roman"/>
            <w:sz w:val="24"/>
            <w:szCs w:val="24"/>
          </w:rPr>
          <w:delText>’</w:delText>
        </w:r>
      </w:del>
      <w:r w:rsidR="00B134D1" w:rsidRPr="007472A6">
        <w:rPr>
          <w:rFonts w:ascii="Times New Roman" w:hAnsi="Times New Roman" w:cs="Times New Roman"/>
          <w:sz w:val="24"/>
          <w:szCs w:val="24"/>
        </w:rPr>
        <w:t>s</w:t>
      </w:r>
      <w:r w:rsidR="00581B66" w:rsidRPr="007472A6">
        <w:rPr>
          <w:rFonts w:ascii="Times New Roman" w:hAnsi="Times New Roman" w:cs="Times New Roman"/>
          <w:sz w:val="24"/>
          <w:szCs w:val="24"/>
        </w:rPr>
        <w:t>, namely dynamic obstacles.</w:t>
      </w:r>
    </w:p>
    <w:p w14:paraId="79E7F325" w14:textId="479053B6" w:rsidR="00F024B6" w:rsidRPr="007472A6" w:rsidRDefault="00703B61" w:rsidP="00312562">
      <w:pPr>
        <w:spacing w:line="480" w:lineRule="auto"/>
        <w:rPr>
          <w:rFonts w:ascii="Times New Roman" w:hAnsi="Times New Roman" w:cs="Times New Roman"/>
          <w:sz w:val="24"/>
          <w:szCs w:val="24"/>
        </w:rPr>
      </w:pPr>
      <w:r w:rsidRPr="007472A6">
        <w:rPr>
          <w:rFonts w:ascii="Times New Roman" w:hAnsi="Times New Roman" w:cs="Times New Roman"/>
          <w:sz w:val="24"/>
          <w:szCs w:val="24"/>
        </w:rPr>
        <w:t>Therefore, the motivation and context of this study is to obtain insights on how a model-free approach with continuous actions and partial observa</w:t>
      </w:r>
      <w:r w:rsidR="004826EA" w:rsidRPr="007472A6">
        <w:rPr>
          <w:rFonts w:ascii="Times New Roman" w:hAnsi="Times New Roman" w:cs="Times New Roman"/>
          <w:sz w:val="24"/>
          <w:szCs w:val="24"/>
        </w:rPr>
        <w:t xml:space="preserve">bility, </w:t>
      </w:r>
      <w:r w:rsidRPr="007472A6">
        <w:rPr>
          <w:rFonts w:ascii="Times New Roman" w:hAnsi="Times New Roman" w:cs="Times New Roman"/>
          <w:sz w:val="24"/>
          <w:szCs w:val="24"/>
        </w:rPr>
        <w:t>tackles the challenges navigating a crowded environment with static and dynamic obstacles.</w:t>
      </w:r>
      <w:r w:rsidR="00312562" w:rsidRPr="007472A6">
        <w:rPr>
          <w:rFonts w:ascii="Times New Roman" w:hAnsi="Times New Roman" w:cs="Times New Roman"/>
          <w:sz w:val="24"/>
          <w:szCs w:val="24"/>
        </w:rPr>
        <w:t xml:space="preserve"> The study shed</w:t>
      </w:r>
      <w:r w:rsidR="00581B66" w:rsidRPr="007472A6">
        <w:rPr>
          <w:rFonts w:ascii="Times New Roman" w:hAnsi="Times New Roman" w:cs="Times New Roman"/>
          <w:sz w:val="24"/>
          <w:szCs w:val="24"/>
        </w:rPr>
        <w:t>s</w:t>
      </w:r>
      <w:r w:rsidR="00312562" w:rsidRPr="007472A6">
        <w:rPr>
          <w:rFonts w:ascii="Times New Roman" w:hAnsi="Times New Roman" w:cs="Times New Roman"/>
          <w:sz w:val="24"/>
          <w:szCs w:val="24"/>
        </w:rPr>
        <w:t xml:space="preserve"> light on two additional aspects; the effect of uncertainty about the observed environment, and how different training strategies can aid the learning process. </w:t>
      </w:r>
    </w:p>
    <w:p w14:paraId="04B1B9A2" w14:textId="00AA0E91" w:rsidR="00F15DBE" w:rsidRPr="007472A6" w:rsidRDefault="00312562" w:rsidP="008C67E8">
      <w:pPr>
        <w:pStyle w:val="Heading2"/>
        <w:numPr>
          <w:ilvl w:val="1"/>
          <w:numId w:val="4"/>
        </w:numPr>
        <w:spacing w:line="480" w:lineRule="auto"/>
        <w:rPr>
          <w:rFonts w:ascii="Times New Roman" w:hAnsi="Times New Roman" w:cs="Times New Roman"/>
          <w:color w:val="auto"/>
        </w:rPr>
      </w:pPr>
      <w:bookmarkStart w:id="9" w:name="_Toc15890579"/>
      <w:r w:rsidRPr="007472A6">
        <w:rPr>
          <w:rFonts w:ascii="Times New Roman" w:hAnsi="Times New Roman" w:cs="Times New Roman"/>
          <w:color w:val="auto"/>
        </w:rPr>
        <w:lastRenderedPageBreak/>
        <w:t>Theoretical background</w:t>
      </w:r>
      <w:bookmarkEnd w:id="9"/>
    </w:p>
    <w:p w14:paraId="78061FCF" w14:textId="4086E190" w:rsidR="00531098" w:rsidRPr="007472A6" w:rsidRDefault="00FE44A0" w:rsidP="00FE44A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fundamental aspects of robotic navigation can be boiled down to learning and planning, which is also the fundamentals of reinforcement learning (RL) through the tasks of control and prediction. Control tasks are concerned with </w:t>
      </w:r>
      <w:r w:rsidR="00531098" w:rsidRPr="007472A6">
        <w:rPr>
          <w:rFonts w:ascii="Times New Roman" w:hAnsi="Times New Roman" w:cs="Times New Roman"/>
          <w:sz w:val="24"/>
          <w:szCs w:val="24"/>
        </w:rPr>
        <w:t>learning</w:t>
      </w:r>
      <w:r w:rsidRPr="007472A6">
        <w:rPr>
          <w:rFonts w:ascii="Times New Roman" w:hAnsi="Times New Roman" w:cs="Times New Roman"/>
          <w:sz w:val="24"/>
          <w:szCs w:val="24"/>
        </w:rPr>
        <w:t xml:space="preserve"> the best policy, while prediction tasks </w:t>
      </w:r>
      <w:r w:rsidR="00531098" w:rsidRPr="007472A6">
        <w:rPr>
          <w:rFonts w:ascii="Times New Roman" w:hAnsi="Times New Roman" w:cs="Times New Roman"/>
          <w:sz w:val="24"/>
          <w:szCs w:val="24"/>
        </w:rPr>
        <w:t>evaluate</w:t>
      </w:r>
      <w:r w:rsidRPr="007472A6">
        <w:rPr>
          <w:rFonts w:ascii="Times New Roman" w:hAnsi="Times New Roman" w:cs="Times New Roman"/>
          <w:sz w:val="24"/>
          <w:szCs w:val="24"/>
        </w:rPr>
        <w:t xml:space="preserve"> the policy at hand. </w:t>
      </w:r>
    </w:p>
    <w:p w14:paraId="77702521" w14:textId="71B53E8A" w:rsidR="00531098" w:rsidRPr="007472A6" w:rsidRDefault="00531098" w:rsidP="00531098">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Traditional RL literature distinguish between </w:t>
      </w:r>
      <w:r w:rsidRPr="007472A6">
        <w:rPr>
          <w:rFonts w:ascii="Times New Roman" w:hAnsi="Times New Roman" w:cs="Times New Roman"/>
          <w:i/>
          <w:iCs/>
          <w:sz w:val="24"/>
          <w:szCs w:val="24"/>
        </w:rPr>
        <w:t>model-based</w:t>
      </w:r>
      <w:r w:rsidRPr="007472A6">
        <w:rPr>
          <w:rFonts w:ascii="Times New Roman" w:hAnsi="Times New Roman" w:cs="Times New Roman"/>
          <w:sz w:val="24"/>
          <w:szCs w:val="24"/>
        </w:rPr>
        <w:t xml:space="preserve"> and </w:t>
      </w:r>
      <w:r w:rsidRPr="007472A6">
        <w:rPr>
          <w:rFonts w:ascii="Times New Roman" w:hAnsi="Times New Roman" w:cs="Times New Roman"/>
          <w:i/>
          <w:iCs/>
          <w:sz w:val="24"/>
          <w:szCs w:val="24"/>
        </w:rPr>
        <w:t>model-free</w:t>
      </w:r>
      <w:r w:rsidRPr="007472A6">
        <w:rPr>
          <w:rFonts w:ascii="Times New Roman" w:hAnsi="Times New Roman" w:cs="Times New Roman"/>
          <w:sz w:val="24"/>
          <w:szCs w:val="24"/>
        </w:rPr>
        <w:t xml:space="preserve"> algorithms, where model-based algorithms rely on planning and model-free algorithms rely on learning (Sutton and Barto, 2018). </w:t>
      </w:r>
    </w:p>
    <w:p w14:paraId="2937460A" w14:textId="22A65F41" w:rsidR="00FE44A0" w:rsidRPr="007472A6" w:rsidRDefault="00FE44A0" w:rsidP="00FE44A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Th</w:t>
      </w:r>
      <w:r w:rsidR="00F566D8" w:rsidRPr="007472A6">
        <w:rPr>
          <w:rFonts w:ascii="Times New Roman" w:hAnsi="Times New Roman" w:cs="Times New Roman"/>
          <w:sz w:val="24"/>
          <w:szCs w:val="24"/>
        </w:rPr>
        <w:t>is</w:t>
      </w:r>
      <w:r w:rsidRPr="007472A6">
        <w:rPr>
          <w:rFonts w:ascii="Times New Roman" w:hAnsi="Times New Roman" w:cs="Times New Roman"/>
          <w:sz w:val="24"/>
          <w:szCs w:val="24"/>
        </w:rPr>
        <w:t xml:space="preserve"> </w:t>
      </w:r>
      <w:r w:rsidR="00F566D8" w:rsidRPr="007472A6">
        <w:rPr>
          <w:rFonts w:ascii="Times New Roman" w:hAnsi="Times New Roman" w:cs="Times New Roman"/>
          <w:sz w:val="24"/>
          <w:szCs w:val="24"/>
        </w:rPr>
        <w:t>study is mainly a control task, on obtaining an optimal policy for locating a target while avoiding obstacles, and not about planning the optimal route to the target given a policy.</w:t>
      </w:r>
    </w:p>
    <w:p w14:paraId="16FD8FEB" w14:textId="545FBC08" w:rsidR="00617473" w:rsidRDefault="00F566D8" w:rsidP="00107E2D">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RL algorithm used in this study is called </w:t>
      </w:r>
      <w:r w:rsidRPr="007472A6">
        <w:rPr>
          <w:rFonts w:ascii="Times New Roman" w:hAnsi="Times New Roman" w:cs="Times New Roman"/>
          <w:i/>
          <w:iCs/>
          <w:sz w:val="24"/>
          <w:szCs w:val="24"/>
        </w:rPr>
        <w:t>Proximal Policy Optimization</w:t>
      </w:r>
      <w:r w:rsidRPr="007472A6">
        <w:rPr>
          <w:rFonts w:ascii="Times New Roman" w:hAnsi="Times New Roman" w:cs="Times New Roman"/>
          <w:sz w:val="24"/>
          <w:szCs w:val="24"/>
        </w:rPr>
        <w:t xml:space="preserve"> </w:t>
      </w:r>
      <w:r w:rsidR="00C702FC">
        <w:rPr>
          <w:rFonts w:ascii="Times New Roman" w:hAnsi="Times New Roman" w:cs="Times New Roman"/>
          <w:sz w:val="24"/>
          <w:szCs w:val="24"/>
        </w:rPr>
        <w:t xml:space="preserve">(PPO) </w:t>
      </w:r>
      <w:r w:rsidRPr="007472A6">
        <w:rPr>
          <w:rFonts w:ascii="Times New Roman" w:hAnsi="Times New Roman" w:cs="Times New Roman"/>
          <w:sz w:val="24"/>
          <w:szCs w:val="24"/>
        </w:rPr>
        <w:t xml:space="preserve">(Schulman et al, 2017a; Schulman et al, 2017b), which belongs to class of </w:t>
      </w:r>
      <w:r w:rsidRPr="007472A6">
        <w:rPr>
          <w:rFonts w:ascii="Times New Roman" w:hAnsi="Times New Roman" w:cs="Times New Roman"/>
          <w:i/>
          <w:iCs/>
          <w:sz w:val="24"/>
          <w:szCs w:val="24"/>
        </w:rPr>
        <w:t>policy gradient methods.</w:t>
      </w:r>
      <w:r w:rsidRPr="007472A6">
        <w:rPr>
          <w:rFonts w:ascii="Times New Roman" w:hAnsi="Times New Roman" w:cs="Times New Roman"/>
          <w:sz w:val="24"/>
          <w:szCs w:val="24"/>
        </w:rPr>
        <w:t xml:space="preserve"> This class of methods essentially extends traditional </w:t>
      </w:r>
      <w:r w:rsidRPr="007472A6">
        <w:rPr>
          <w:rFonts w:ascii="Times New Roman" w:hAnsi="Times New Roman" w:cs="Times New Roman"/>
          <w:i/>
          <w:iCs/>
          <w:sz w:val="24"/>
          <w:szCs w:val="24"/>
        </w:rPr>
        <w:t>model-free</w:t>
      </w:r>
      <w:r w:rsidRPr="007472A6">
        <w:rPr>
          <w:rFonts w:ascii="Times New Roman" w:hAnsi="Times New Roman" w:cs="Times New Roman"/>
          <w:sz w:val="24"/>
          <w:szCs w:val="24"/>
        </w:rPr>
        <w:t xml:space="preserve"> control algorithms</w:t>
      </w:r>
      <w:r w:rsidR="009B5151" w:rsidRPr="007472A6">
        <w:rPr>
          <w:rFonts w:ascii="Times New Roman" w:hAnsi="Times New Roman" w:cs="Times New Roman"/>
          <w:sz w:val="24"/>
          <w:szCs w:val="24"/>
        </w:rPr>
        <w:t>,</w:t>
      </w:r>
      <w:r w:rsidRPr="007472A6">
        <w:rPr>
          <w:rFonts w:ascii="Times New Roman" w:hAnsi="Times New Roman" w:cs="Times New Roman"/>
          <w:sz w:val="24"/>
          <w:szCs w:val="24"/>
        </w:rPr>
        <w:t xml:space="preserve"> as </w:t>
      </w:r>
      <w:r w:rsidRPr="007472A6">
        <w:rPr>
          <w:rFonts w:ascii="Times New Roman" w:hAnsi="Times New Roman" w:cs="Times New Roman"/>
          <w:i/>
          <w:iCs/>
          <w:sz w:val="24"/>
          <w:szCs w:val="24"/>
        </w:rPr>
        <w:t>Q-learning</w:t>
      </w:r>
      <w:r w:rsidRPr="007472A6">
        <w:rPr>
          <w:rFonts w:ascii="Times New Roman" w:hAnsi="Times New Roman" w:cs="Times New Roman"/>
          <w:sz w:val="24"/>
          <w:szCs w:val="24"/>
        </w:rPr>
        <w:t xml:space="preserve"> (Watkins and Dayan, 1992)</w:t>
      </w:r>
      <w:r w:rsidR="009B5151" w:rsidRPr="007472A6">
        <w:rPr>
          <w:rFonts w:ascii="Times New Roman" w:hAnsi="Times New Roman" w:cs="Times New Roman"/>
          <w:sz w:val="24"/>
          <w:szCs w:val="24"/>
        </w:rPr>
        <w:t>,</w:t>
      </w:r>
      <w:r w:rsidRPr="007472A6">
        <w:rPr>
          <w:rFonts w:ascii="Times New Roman" w:hAnsi="Times New Roman" w:cs="Times New Roman"/>
          <w:sz w:val="24"/>
          <w:szCs w:val="24"/>
        </w:rPr>
        <w:t xml:space="preserve"> into large scale real-world applications</w:t>
      </w:r>
      <w:r w:rsidR="008E47DB" w:rsidRPr="007472A6">
        <w:rPr>
          <w:rFonts w:ascii="Times New Roman" w:hAnsi="Times New Roman" w:cs="Times New Roman"/>
          <w:sz w:val="24"/>
          <w:szCs w:val="24"/>
        </w:rPr>
        <w:t>.</w:t>
      </w:r>
    </w:p>
    <w:p w14:paraId="0958583F" w14:textId="5DFDA1D3" w:rsidR="002A15EC" w:rsidRDefault="002A15EC" w:rsidP="002A15EC">
      <w:pPr>
        <w:pStyle w:val="ListParagraph"/>
        <w:numPr>
          <w:ilvl w:val="2"/>
          <w:numId w:val="21"/>
        </w:numPr>
        <w:spacing w:line="480" w:lineRule="auto"/>
        <w:rPr>
          <w:rFonts w:ascii="Times New Roman" w:hAnsi="Times New Roman" w:cs="Times New Roman"/>
          <w:sz w:val="24"/>
          <w:szCs w:val="24"/>
        </w:rPr>
      </w:pPr>
      <w:r w:rsidRPr="002A15EC">
        <w:rPr>
          <w:rFonts w:ascii="Times New Roman" w:hAnsi="Times New Roman" w:cs="Times New Roman"/>
          <w:sz w:val="24"/>
          <w:szCs w:val="24"/>
        </w:rPr>
        <w:t>The Reinforcement Learning Problem</w:t>
      </w:r>
    </w:p>
    <w:p w14:paraId="6C701C4B" w14:textId="700E0488"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The traditional RL set-up consists of an agent (the RL system) and environment in which it operates, see figure 1. Every RL problem is about </w:t>
      </w:r>
      <w:r w:rsidRPr="002A15EC">
        <w:rPr>
          <w:rFonts w:ascii="Times New Roman" w:hAnsi="Times New Roman" w:cs="Times New Roman"/>
          <w:i/>
          <w:iCs/>
          <w:sz w:val="24"/>
          <w:szCs w:val="24"/>
        </w:rPr>
        <w:t>solving</w:t>
      </w:r>
      <w:r w:rsidRPr="002A15EC">
        <w:rPr>
          <w:rFonts w:ascii="Times New Roman" w:hAnsi="Times New Roman" w:cs="Times New Roman"/>
          <w:sz w:val="24"/>
          <w:szCs w:val="24"/>
        </w:rPr>
        <w:t xml:space="preserve"> the Markov Decision Process (MDP), in the sense of optimizing some objective function given the MDP, as the MDP fully characterise problem. This objective function can either be </w:t>
      </w:r>
      <w:r w:rsidR="00566A08">
        <w:rPr>
          <w:rFonts w:ascii="Times New Roman" w:hAnsi="Times New Roman" w:cs="Times New Roman"/>
          <w:sz w:val="24"/>
          <w:szCs w:val="24"/>
        </w:rPr>
        <w:t>a</w:t>
      </w:r>
      <w:r w:rsidRPr="002A15EC">
        <w:rPr>
          <w:rFonts w:ascii="Times New Roman" w:hAnsi="Times New Roman" w:cs="Times New Roman"/>
          <w:sz w:val="24"/>
          <w:szCs w:val="24"/>
        </w:rPr>
        <w:t xml:space="preserve"> </w:t>
      </w:r>
      <w:r w:rsidRPr="002A15EC">
        <w:rPr>
          <w:rFonts w:ascii="Times New Roman" w:hAnsi="Times New Roman" w:cs="Times New Roman"/>
          <w:i/>
          <w:iCs/>
          <w:sz w:val="24"/>
          <w:szCs w:val="24"/>
        </w:rPr>
        <w:t xml:space="preserve">policy </w:t>
      </w:r>
      <w:r w:rsidRPr="002A15EC">
        <w:rPr>
          <w:rFonts w:ascii="Times New Roman" w:hAnsi="Times New Roman" w:cs="Times New Roman"/>
          <w:sz w:val="24"/>
          <w:szCs w:val="24"/>
        </w:rPr>
        <w:t xml:space="preserve">function, </w:t>
      </w:r>
      <w:r w:rsidRPr="002A15EC">
        <w:rPr>
          <w:rFonts w:ascii="Times New Roman" w:hAnsi="Times New Roman" w:cs="Times New Roman"/>
          <w:i/>
          <w:iCs/>
          <w:sz w:val="24"/>
          <w:szCs w:val="24"/>
        </w:rPr>
        <w:t>value</w:t>
      </w:r>
      <w:r w:rsidRPr="002A15EC">
        <w:rPr>
          <w:rFonts w:ascii="Times New Roman" w:hAnsi="Times New Roman" w:cs="Times New Roman"/>
          <w:sz w:val="24"/>
          <w:szCs w:val="24"/>
        </w:rPr>
        <w:t xml:space="preserve"> function</w:t>
      </w:r>
      <w:r w:rsidRPr="002A15EC">
        <w:rPr>
          <w:rFonts w:ascii="Times New Roman" w:hAnsi="Times New Roman" w:cs="Times New Roman"/>
          <w:i/>
          <w:iCs/>
          <w:sz w:val="24"/>
          <w:szCs w:val="24"/>
        </w:rPr>
        <w:t xml:space="preserve"> </w:t>
      </w:r>
      <w:r w:rsidRPr="002A15EC">
        <w:rPr>
          <w:rFonts w:ascii="Times New Roman" w:hAnsi="Times New Roman" w:cs="Times New Roman"/>
          <w:sz w:val="24"/>
          <w:szCs w:val="24"/>
        </w:rPr>
        <w:t xml:space="preserve">or the </w:t>
      </w:r>
      <w:r w:rsidR="00566A08" w:rsidRPr="00566A08">
        <w:rPr>
          <w:rFonts w:ascii="Times New Roman" w:hAnsi="Times New Roman" w:cs="Times New Roman"/>
          <w:i/>
          <w:iCs/>
          <w:sz w:val="24"/>
          <w:szCs w:val="24"/>
        </w:rPr>
        <w:t>advantage</w:t>
      </w:r>
      <w:r w:rsidR="00566A08">
        <w:rPr>
          <w:rFonts w:ascii="Times New Roman" w:hAnsi="Times New Roman" w:cs="Times New Roman"/>
          <w:sz w:val="24"/>
          <w:szCs w:val="24"/>
        </w:rPr>
        <w:t xml:space="preserve"> function (</w:t>
      </w:r>
      <w:r w:rsidRPr="002A15EC">
        <w:rPr>
          <w:rFonts w:ascii="Times New Roman" w:hAnsi="Times New Roman" w:cs="Times New Roman"/>
          <w:sz w:val="24"/>
          <w:szCs w:val="24"/>
        </w:rPr>
        <w:t xml:space="preserve">difference between the </w:t>
      </w:r>
      <w:r w:rsidR="00566A08">
        <w:rPr>
          <w:rFonts w:ascii="Times New Roman" w:hAnsi="Times New Roman" w:cs="Times New Roman"/>
          <w:sz w:val="24"/>
          <w:szCs w:val="24"/>
        </w:rPr>
        <w:t>policy and value function)</w:t>
      </w:r>
      <w:r w:rsidRPr="002A15EC">
        <w:rPr>
          <w:rFonts w:ascii="Times New Roman" w:hAnsi="Times New Roman" w:cs="Times New Roman"/>
          <w:sz w:val="24"/>
          <w:szCs w:val="24"/>
        </w:rPr>
        <w:t>, depending of the problem and algorithm.</w:t>
      </w:r>
    </w:p>
    <w:p w14:paraId="23FA61CF" w14:textId="5F3CAAFF"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lastRenderedPageBreak/>
        <w:t xml:space="preserve">The decision process is a </w:t>
      </w:r>
      <w:r w:rsidRPr="002A15EC">
        <w:rPr>
          <w:rFonts w:ascii="Times New Roman" w:hAnsi="Times New Roman" w:cs="Times New Roman"/>
          <w:i/>
          <w:iCs/>
          <w:sz w:val="24"/>
          <w:szCs w:val="24"/>
        </w:rPr>
        <w:t xml:space="preserve">Markov </w:t>
      </w:r>
      <w:r w:rsidRPr="002A15EC">
        <w:rPr>
          <w:rFonts w:ascii="Times New Roman" w:hAnsi="Times New Roman" w:cs="Times New Roman"/>
          <w:sz w:val="24"/>
          <w:szCs w:val="24"/>
        </w:rPr>
        <w:t xml:space="preserve">decision process because all history of the environment is captured in the </w:t>
      </w:r>
      <w:r w:rsidR="00066E24">
        <w:rPr>
          <w:rFonts w:ascii="Times New Roman" w:hAnsi="Times New Roman" w:cs="Times New Roman"/>
          <w:sz w:val="24"/>
          <w:szCs w:val="24"/>
        </w:rPr>
        <w:t>most recent</w:t>
      </w:r>
      <w:r w:rsidRPr="002A15EC">
        <w:rPr>
          <w:rFonts w:ascii="Times New Roman" w:hAnsi="Times New Roman" w:cs="Times New Roman"/>
          <w:sz w:val="24"/>
          <w:szCs w:val="24"/>
        </w:rPr>
        <w:t xml:space="preserve"> value;</w:t>
      </w:r>
    </w:p>
    <w:p w14:paraId="5786FFB7" w14:textId="77777777" w:rsidR="002A15EC" w:rsidRPr="002A15EC" w:rsidRDefault="002A15EC" w:rsidP="002A15EC">
      <w:pPr>
        <w:pStyle w:val="ListParagraph"/>
        <w:spacing w:line="480" w:lineRule="auto"/>
        <w:rPr>
          <w:rFonts w:ascii="Times New Roman" w:hAnsi="Times New Roman" w:cs="Times New Roman"/>
          <w:sz w:val="24"/>
          <w:szCs w:val="24"/>
        </w:rPr>
      </w:pPr>
      <m:oMathPara>
        <m:oMath>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r>
            <w:rPr>
              <w:rFonts w:ascii="Cambria Math" w:hAnsi="Cambria Math" w:cs="Times New Roman"/>
              <w:sz w:val="24"/>
              <w:szCs w:val="24"/>
            </w:rPr>
            <m:t>=E</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e>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t-1</m:t>
                  </m:r>
                </m:sub>
              </m:sSub>
            </m:e>
          </m:d>
        </m:oMath>
      </m:oMathPara>
    </w:p>
    <w:p w14:paraId="710CEE30" w14:textId="77777777" w:rsidR="002A15EC" w:rsidRPr="002A15EC" w:rsidRDefault="002A15EC" w:rsidP="002A15EC">
      <w:pPr>
        <w:spacing w:line="480" w:lineRule="auto"/>
        <w:jc w:val="center"/>
        <w:rPr>
          <w:rFonts w:ascii="Times New Roman" w:hAnsi="Times New Roman" w:cs="Times New Roman"/>
          <w:i/>
          <w:iCs/>
          <w:sz w:val="24"/>
          <w:szCs w:val="24"/>
        </w:rPr>
      </w:pPr>
      <w:r w:rsidRPr="002A15EC">
        <w:rPr>
          <w:rFonts w:ascii="Times New Roman" w:hAnsi="Times New Roman" w:cs="Times New Roman"/>
          <w:i/>
          <w:iCs/>
          <w:sz w:val="24"/>
          <w:szCs w:val="24"/>
        </w:rPr>
        <w:t>Figure 1 – Markov Decision Process</w:t>
      </w:r>
      <w:r w:rsidRPr="002A15EC">
        <w:rPr>
          <w:rFonts w:ascii="Times New Roman" w:hAnsi="Times New Roman" w:cs="Times New Roman"/>
          <w:i/>
          <w:iCs/>
          <w:sz w:val="24"/>
          <w:szCs w:val="24"/>
        </w:rPr>
        <w:br/>
      </w:r>
      <w:r w:rsidRPr="007E08F9">
        <w:rPr>
          <w:noProof/>
        </w:rPr>
        <w:drawing>
          <wp:inline distT="0" distB="0" distL="0" distR="0" wp14:anchorId="1EAF1741" wp14:editId="61CC3612">
            <wp:extent cx="3867217" cy="1440000"/>
            <wp:effectExtent l="0" t="0" r="0" b="825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DP.PNG"/>
                    <pic:cNvPicPr/>
                  </pic:nvPicPr>
                  <pic:blipFill>
                    <a:blip r:embed="rId8">
                      <a:extLst>
                        <a:ext uri="{28A0092B-C50C-407E-A947-70E740481C1C}">
                          <a14:useLocalDpi xmlns:a14="http://schemas.microsoft.com/office/drawing/2010/main" val="0"/>
                        </a:ext>
                      </a:extLst>
                    </a:blip>
                    <a:stretch>
                      <a:fillRect/>
                    </a:stretch>
                  </pic:blipFill>
                  <pic:spPr>
                    <a:xfrm>
                      <a:off x="0" y="0"/>
                      <a:ext cx="3867217" cy="1440000"/>
                    </a:xfrm>
                    <a:prstGeom prst="rect">
                      <a:avLst/>
                    </a:prstGeom>
                  </pic:spPr>
                </pic:pic>
              </a:graphicData>
            </a:graphic>
          </wp:inline>
        </w:drawing>
      </w:r>
      <w:r w:rsidRPr="002A15EC">
        <w:rPr>
          <w:rFonts w:ascii="Times New Roman" w:hAnsi="Times New Roman" w:cs="Times New Roman"/>
          <w:i/>
          <w:iCs/>
          <w:sz w:val="24"/>
          <w:szCs w:val="24"/>
        </w:rPr>
        <w:br/>
      </w:r>
      <w:r w:rsidRPr="00065FF7">
        <w:rPr>
          <w:rFonts w:ascii="Times New Roman" w:hAnsi="Times New Roman" w:cs="Times New Roman"/>
          <w:i/>
          <w:iCs/>
          <w:sz w:val="20"/>
          <w:szCs w:val="20"/>
        </w:rPr>
        <w:t>Credit: (Sutton and Barto, 2018)</w:t>
      </w:r>
    </w:p>
    <w:p w14:paraId="181A980F" w14:textId="54FA200A"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Any MDP is made up by a set of actions, </w:t>
      </w:r>
      <m:oMath>
        <m:r>
          <w:rPr>
            <w:rFonts w:ascii="Cambria Math" w:hAnsi="Cambria Math" w:cs="Times New Roman"/>
            <w:sz w:val="24"/>
            <w:szCs w:val="24"/>
          </w:rPr>
          <m:t>a ∈A(s)</m:t>
        </m:r>
      </m:oMath>
      <w:r w:rsidRPr="002A15EC">
        <w:rPr>
          <w:rFonts w:ascii="Times New Roman" w:hAnsi="Times New Roman" w:cs="Times New Roman"/>
          <w:sz w:val="24"/>
          <w:szCs w:val="24"/>
        </w:rPr>
        <w:t>, a set of states,</w:t>
      </w:r>
      <m:oMath>
        <m:r>
          <w:rPr>
            <w:rFonts w:ascii="Cambria Math" w:hAnsi="Cambria Math" w:cs="Times New Roman"/>
            <w:sz w:val="24"/>
            <w:szCs w:val="24"/>
          </w:rPr>
          <m:t xml:space="preserve"> s ∈S</m:t>
        </m:r>
      </m:oMath>
      <w:r w:rsidRPr="002A15EC">
        <w:rPr>
          <w:rFonts w:ascii="Times New Roman" w:eastAsiaTheme="minorEastAsia" w:hAnsi="Times New Roman" w:cs="Times New Roman"/>
          <w:sz w:val="24"/>
          <w:szCs w:val="24"/>
        </w:rPr>
        <w:t>,</w:t>
      </w:r>
      <w:r w:rsidRPr="002A15EC">
        <w:rPr>
          <w:rFonts w:ascii="Times New Roman" w:hAnsi="Times New Roman" w:cs="Times New Roman"/>
          <w:sz w:val="24"/>
          <w:szCs w:val="24"/>
        </w:rPr>
        <w:t xml:space="preserve"> a set of rewards, </w:t>
      </w:r>
      <m:oMath>
        <m:r>
          <w:rPr>
            <w:rFonts w:ascii="Cambria Math" w:hAnsi="Cambria Math" w:cs="Times New Roman"/>
            <w:sz w:val="24"/>
            <w:szCs w:val="24"/>
          </w:rPr>
          <m:t>r ∈R</m:t>
        </m:r>
      </m:oMath>
      <w:r w:rsidRPr="002A15EC">
        <w:rPr>
          <w:rFonts w:ascii="Times New Roman" w:eastAsiaTheme="minorEastAsia" w:hAnsi="Times New Roman" w:cs="Times New Roman"/>
          <w:sz w:val="24"/>
          <w:szCs w:val="24"/>
        </w:rPr>
        <w:t xml:space="preserve">, and sometimes explicitly, yet rarely in practice, a set of state transition probabilities. The latter won’t be elaborated any further, as they are only relevant for </w:t>
      </w:r>
      <w:r w:rsidR="006809E0">
        <w:rPr>
          <w:rFonts w:ascii="Times New Roman" w:eastAsiaTheme="minorEastAsia" w:hAnsi="Times New Roman" w:cs="Times New Roman"/>
          <w:sz w:val="24"/>
          <w:szCs w:val="24"/>
        </w:rPr>
        <w:t xml:space="preserve">smaller </w:t>
      </w:r>
      <w:r w:rsidRPr="002A15EC">
        <w:rPr>
          <w:rFonts w:ascii="Times New Roman" w:eastAsiaTheme="minorEastAsia" w:hAnsi="Times New Roman" w:cs="Times New Roman"/>
          <w:sz w:val="24"/>
          <w:szCs w:val="24"/>
        </w:rPr>
        <w:t>finite</w:t>
      </w:r>
      <w:r>
        <w:rPr>
          <w:rStyle w:val="FootnoteReference"/>
          <w:rFonts w:ascii="Times New Roman" w:eastAsiaTheme="minorEastAsia" w:hAnsi="Times New Roman" w:cs="Times New Roman"/>
          <w:sz w:val="24"/>
          <w:szCs w:val="24"/>
        </w:rPr>
        <w:footnoteReference w:id="1"/>
      </w:r>
      <w:r w:rsidRPr="002A15EC">
        <w:rPr>
          <w:rFonts w:ascii="Times New Roman" w:eastAsiaTheme="minorEastAsia" w:hAnsi="Times New Roman" w:cs="Times New Roman"/>
          <w:sz w:val="24"/>
          <w:szCs w:val="24"/>
        </w:rPr>
        <w:t xml:space="preserve"> MDP</w:t>
      </w:r>
      <w:del w:id="10" w:author="Ed Manley" w:date="2019-08-12T11:51:00Z">
        <w:r w:rsidRPr="002A15EC" w:rsidDel="00C738B4">
          <w:rPr>
            <w:rFonts w:ascii="Times New Roman" w:eastAsiaTheme="minorEastAsia" w:hAnsi="Times New Roman" w:cs="Times New Roman"/>
            <w:sz w:val="24"/>
            <w:szCs w:val="24"/>
          </w:rPr>
          <w:delText>’</w:delText>
        </w:r>
      </w:del>
      <w:r w:rsidRPr="002A15EC">
        <w:rPr>
          <w:rFonts w:ascii="Times New Roman" w:eastAsiaTheme="minorEastAsia" w:hAnsi="Times New Roman" w:cs="Times New Roman"/>
          <w:sz w:val="24"/>
          <w:szCs w:val="24"/>
        </w:rPr>
        <w:t>s, which occurs rarely in practice, at least in any interesting applications.</w:t>
      </w:r>
    </w:p>
    <w:p w14:paraId="66360885" w14:textId="2BB2FCFA" w:rsidR="002A15EC" w:rsidRPr="002A15EC" w:rsidRDefault="002A15EC" w:rsidP="002A15EC">
      <w:pPr>
        <w:spacing w:line="480" w:lineRule="auto"/>
        <w:rPr>
          <w:rFonts w:ascii="Times New Roman" w:hAnsi="Times New Roman" w:cs="Times New Roman"/>
          <w:sz w:val="24"/>
          <w:szCs w:val="24"/>
        </w:rPr>
      </w:pPr>
      <w:r w:rsidRPr="002A15EC">
        <w:rPr>
          <w:rFonts w:ascii="Times New Roman" w:hAnsi="Times New Roman" w:cs="Times New Roman"/>
          <w:sz w:val="24"/>
          <w:szCs w:val="24"/>
        </w:rPr>
        <w:t xml:space="preserve">The order in figure 1: The agent </w:t>
      </w:r>
      <w:r w:rsidR="006809E0">
        <w:rPr>
          <w:rFonts w:ascii="Times New Roman" w:hAnsi="Times New Roman" w:cs="Times New Roman"/>
          <w:sz w:val="24"/>
          <w:szCs w:val="24"/>
        </w:rPr>
        <w:t xml:space="preserve">observes the initial environment and </w:t>
      </w:r>
      <w:r w:rsidRPr="002A15EC">
        <w:rPr>
          <w:rFonts w:ascii="Times New Roman" w:hAnsi="Times New Roman" w:cs="Times New Roman"/>
          <w:sz w:val="24"/>
          <w:szCs w:val="24"/>
        </w:rPr>
        <w:t xml:space="preserve">takes an action at time </w:t>
      </w:r>
      <w:r w:rsidRPr="002A15EC">
        <w:rPr>
          <w:rFonts w:ascii="Times New Roman" w:hAnsi="Times New Roman" w:cs="Times New Roman"/>
          <w:i/>
          <w:iCs/>
          <w:sz w:val="24"/>
          <w:szCs w:val="24"/>
        </w:rPr>
        <w:t>t</w:t>
      </w:r>
      <w:r w:rsidRPr="002A15EC">
        <w:rPr>
          <w:rFonts w:ascii="Times New Roman" w:hAnsi="Times New Roman" w:cs="Times New Roman"/>
          <w:sz w:val="24"/>
          <w:szCs w:val="24"/>
        </w:rPr>
        <w:t xml:space="preserve">, transitioning the environment to state </w:t>
      </w:r>
      <w:r w:rsidRPr="002A15EC">
        <w:rPr>
          <w:rFonts w:ascii="Times New Roman" w:hAnsi="Times New Roman" w:cs="Times New Roman"/>
          <w:i/>
          <w:iCs/>
          <w:sz w:val="24"/>
          <w:szCs w:val="24"/>
        </w:rPr>
        <w:t xml:space="preserve">t +1 </w:t>
      </w:r>
      <w:r w:rsidRPr="002A15EC">
        <w:rPr>
          <w:rFonts w:ascii="Times New Roman" w:hAnsi="Times New Roman" w:cs="Times New Roman"/>
          <w:sz w:val="24"/>
          <w:szCs w:val="24"/>
        </w:rPr>
        <w:t xml:space="preserve">and emitting a reward to agent. Based on the new observed state and the reward obtained, the agent </w:t>
      </w:r>
      <w:r w:rsidR="00A60CFF">
        <w:rPr>
          <w:rFonts w:ascii="Times New Roman" w:hAnsi="Times New Roman" w:cs="Times New Roman"/>
          <w:sz w:val="24"/>
          <w:szCs w:val="24"/>
        </w:rPr>
        <w:t>chooses</w:t>
      </w:r>
      <w:r w:rsidRPr="002A15EC">
        <w:rPr>
          <w:rFonts w:ascii="Times New Roman" w:hAnsi="Times New Roman" w:cs="Times New Roman"/>
          <w:sz w:val="24"/>
          <w:szCs w:val="24"/>
        </w:rPr>
        <w:t xml:space="preserve"> a new action, and this cycle</w:t>
      </w:r>
      <w:r w:rsidR="00A60CFF">
        <w:rPr>
          <w:rFonts w:ascii="Times New Roman" w:hAnsi="Times New Roman" w:cs="Times New Roman"/>
          <w:sz w:val="24"/>
          <w:szCs w:val="24"/>
        </w:rPr>
        <w:t xml:space="preserve"> repeat</w:t>
      </w:r>
      <w:r w:rsidRPr="002A15EC">
        <w:rPr>
          <w:rFonts w:ascii="Times New Roman" w:hAnsi="Times New Roman" w:cs="Times New Roman"/>
          <w:sz w:val="24"/>
          <w:szCs w:val="24"/>
        </w:rPr>
        <w:t xml:space="preserve"> until the terminal state. An important thing to mention is that the reward does not say directly how good the action was, but how the good the resulting state is.</w:t>
      </w:r>
      <w:r w:rsidRPr="002A15EC">
        <w:rPr>
          <w:rFonts w:ascii="Times New Roman" w:hAnsi="Times New Roman" w:cs="Times New Roman"/>
          <w:sz w:val="24"/>
          <w:szCs w:val="24"/>
        </w:rPr>
        <w:br/>
        <w:t xml:space="preserve">The reward signal is often sparse, meaning the agent only receives a reward at the terminal state, </w:t>
      </w:r>
      <w:r w:rsidR="008D019D">
        <w:rPr>
          <w:rFonts w:ascii="Times New Roman" w:hAnsi="Times New Roman" w:cs="Times New Roman"/>
          <w:sz w:val="24"/>
          <w:szCs w:val="24"/>
        </w:rPr>
        <w:t>i.e.</w:t>
      </w:r>
      <w:r w:rsidRPr="002A15EC">
        <w:rPr>
          <w:rFonts w:ascii="Times New Roman" w:hAnsi="Times New Roman" w:cs="Times New Roman"/>
          <w:sz w:val="24"/>
          <w:szCs w:val="24"/>
        </w:rPr>
        <w:t xml:space="preserve"> at the end of an </w:t>
      </w:r>
      <w:r w:rsidRPr="002A15EC">
        <w:rPr>
          <w:rFonts w:ascii="Times New Roman" w:hAnsi="Times New Roman" w:cs="Times New Roman"/>
          <w:i/>
          <w:iCs/>
          <w:sz w:val="24"/>
          <w:szCs w:val="24"/>
        </w:rPr>
        <w:t>episode</w:t>
      </w:r>
      <w:r w:rsidRPr="002A15EC">
        <w:rPr>
          <w:rFonts w:ascii="Times New Roman" w:hAnsi="Times New Roman" w:cs="Times New Roman"/>
          <w:sz w:val="24"/>
          <w:szCs w:val="24"/>
        </w:rPr>
        <w:t xml:space="preserve">. If the terminal state is good, the agent receives a large </w:t>
      </w:r>
      <w:r w:rsidRPr="002A15EC">
        <w:rPr>
          <w:rFonts w:ascii="Times New Roman" w:hAnsi="Times New Roman" w:cs="Times New Roman"/>
          <w:sz w:val="24"/>
          <w:szCs w:val="24"/>
        </w:rPr>
        <w:lastRenderedPageBreak/>
        <w:t xml:space="preserve">positive reward, if bad, </w:t>
      </w:r>
      <w:r w:rsidR="008D019D">
        <w:rPr>
          <w:rFonts w:ascii="Times New Roman" w:hAnsi="Times New Roman" w:cs="Times New Roman"/>
          <w:sz w:val="24"/>
          <w:szCs w:val="24"/>
        </w:rPr>
        <w:t xml:space="preserve">a </w:t>
      </w:r>
      <w:r w:rsidRPr="002A15EC">
        <w:rPr>
          <w:rFonts w:ascii="Times New Roman" w:hAnsi="Times New Roman" w:cs="Times New Roman"/>
          <w:sz w:val="24"/>
          <w:szCs w:val="24"/>
        </w:rPr>
        <w:t>large negative reward, and zero in all states</w:t>
      </w:r>
      <w:r>
        <w:rPr>
          <w:rStyle w:val="FootnoteReference"/>
          <w:rFonts w:ascii="Times New Roman" w:hAnsi="Times New Roman" w:cs="Times New Roman"/>
          <w:sz w:val="24"/>
          <w:szCs w:val="24"/>
        </w:rPr>
        <w:footnoteReference w:id="2"/>
      </w:r>
      <w:r w:rsidRPr="002A15EC">
        <w:rPr>
          <w:rFonts w:ascii="Times New Roman" w:hAnsi="Times New Roman" w:cs="Times New Roman"/>
          <w:sz w:val="24"/>
          <w:szCs w:val="24"/>
        </w:rPr>
        <w:t xml:space="preserve"> leading up to the terminal state. </w:t>
      </w:r>
    </w:p>
    <w:p w14:paraId="2EA30562" w14:textId="0C7CC94A" w:rsidR="00617473" w:rsidRPr="007472A6" w:rsidRDefault="00617473" w:rsidP="00DE00AE">
      <w:pPr>
        <w:pStyle w:val="Heading2"/>
        <w:numPr>
          <w:ilvl w:val="1"/>
          <w:numId w:val="4"/>
        </w:numPr>
        <w:spacing w:line="480" w:lineRule="auto"/>
        <w:rPr>
          <w:rFonts w:ascii="Times New Roman" w:hAnsi="Times New Roman" w:cs="Times New Roman"/>
          <w:color w:val="auto"/>
        </w:rPr>
      </w:pPr>
      <w:bookmarkStart w:id="11" w:name="_Toc15890580"/>
      <w:r w:rsidRPr="007472A6">
        <w:rPr>
          <w:rFonts w:ascii="Times New Roman" w:hAnsi="Times New Roman" w:cs="Times New Roman"/>
          <w:color w:val="auto"/>
        </w:rPr>
        <w:t xml:space="preserve">Purpose of the </w:t>
      </w:r>
      <w:r w:rsidR="00DE00AE" w:rsidRPr="007472A6">
        <w:rPr>
          <w:rFonts w:ascii="Times New Roman" w:hAnsi="Times New Roman" w:cs="Times New Roman"/>
          <w:color w:val="auto"/>
        </w:rPr>
        <w:t>S</w:t>
      </w:r>
      <w:r w:rsidRPr="007472A6">
        <w:rPr>
          <w:rFonts w:ascii="Times New Roman" w:hAnsi="Times New Roman" w:cs="Times New Roman"/>
          <w:color w:val="auto"/>
        </w:rPr>
        <w:t>tudy</w:t>
      </w:r>
      <w:bookmarkEnd w:id="11"/>
    </w:p>
    <w:p w14:paraId="28E52943" w14:textId="095CF092" w:rsidR="00DE00AE" w:rsidRDefault="00DE00AE" w:rsidP="00DE00AE">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This research aims at addressing the challenges that are surrounding the application of DRL for navigation and obstacle avoidance tasks in </w:t>
      </w:r>
      <w:r w:rsidR="00B134D1" w:rsidRPr="007472A6">
        <w:rPr>
          <w:rFonts w:ascii="Times New Roman" w:hAnsi="Times New Roman" w:cs="Times New Roman"/>
          <w:sz w:val="24"/>
          <w:szCs w:val="24"/>
        </w:rPr>
        <w:t>CUE’s</w:t>
      </w:r>
      <w:r w:rsidRPr="007472A6">
        <w:rPr>
          <w:rFonts w:ascii="Times New Roman" w:hAnsi="Times New Roman" w:cs="Times New Roman"/>
          <w:sz w:val="24"/>
          <w:szCs w:val="24"/>
        </w:rPr>
        <w:t>. The implication hereof is that the conducted research is mainly methodological. Th</w:t>
      </w:r>
      <w:r w:rsidR="00DD5B60" w:rsidRPr="007472A6">
        <w:rPr>
          <w:rFonts w:ascii="Times New Roman" w:hAnsi="Times New Roman" w:cs="Times New Roman"/>
          <w:sz w:val="24"/>
          <w:szCs w:val="24"/>
        </w:rPr>
        <w:t xml:space="preserve">is </w:t>
      </w:r>
      <w:r w:rsidRPr="007472A6">
        <w:rPr>
          <w:rFonts w:ascii="Times New Roman" w:hAnsi="Times New Roman" w:cs="Times New Roman"/>
          <w:sz w:val="24"/>
          <w:szCs w:val="24"/>
        </w:rPr>
        <w:t xml:space="preserve">research should be regarded as a preliminary study, to be further </w:t>
      </w:r>
      <w:r w:rsidR="00D66E3C">
        <w:rPr>
          <w:rFonts w:ascii="Times New Roman" w:hAnsi="Times New Roman" w:cs="Times New Roman"/>
          <w:sz w:val="24"/>
          <w:szCs w:val="24"/>
        </w:rPr>
        <w:t>extended</w:t>
      </w:r>
      <w:r w:rsidRPr="007472A6">
        <w:rPr>
          <w:rFonts w:ascii="Times New Roman" w:hAnsi="Times New Roman" w:cs="Times New Roman"/>
          <w:sz w:val="24"/>
          <w:szCs w:val="24"/>
        </w:rPr>
        <w:t xml:space="preserve"> to generalise to the real world, because of the complex nature of urban environments, and especially crowded areas. This study outlines the basis for filling the gap on DRL for dynamic obstacle avoidance, as this to the knowledge of the author at the time of writing, is yet to be explored in depth. This study was at the same time an opportunity to explore Unity and the toolkit ML-Agents by (Juliani et al., 2018) for conducting DRL research, under realistic physical settings</w:t>
      </w:r>
      <w:r w:rsidR="00711F3B">
        <w:rPr>
          <w:rFonts w:ascii="Times New Roman" w:hAnsi="Times New Roman" w:cs="Times New Roman"/>
          <w:sz w:val="24"/>
          <w:szCs w:val="24"/>
        </w:rPr>
        <w:t>.</w:t>
      </w:r>
    </w:p>
    <w:p w14:paraId="4D85BC1F" w14:textId="69DE2C57" w:rsidR="00711F3B" w:rsidRPr="007472A6" w:rsidRDefault="00711F3B" w:rsidP="00DE00A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intention of this study is not to promote DRL to replace existing methods in traditional robotic navigation, but hopefully to aid these, to achieve </w:t>
      </w:r>
      <w:r w:rsidRPr="00711F3B">
        <w:rPr>
          <w:rFonts w:ascii="Times New Roman" w:hAnsi="Times New Roman" w:cs="Times New Roman"/>
          <w:i/>
          <w:iCs/>
          <w:sz w:val="24"/>
          <w:szCs w:val="24"/>
        </w:rPr>
        <w:t>smarter</w:t>
      </w:r>
      <w:r>
        <w:rPr>
          <w:rFonts w:ascii="Times New Roman" w:hAnsi="Times New Roman" w:cs="Times New Roman"/>
          <w:sz w:val="24"/>
          <w:szCs w:val="24"/>
        </w:rPr>
        <w:t xml:space="preserve"> and </w:t>
      </w:r>
      <w:r w:rsidRPr="00711F3B">
        <w:rPr>
          <w:rFonts w:ascii="Times New Roman" w:hAnsi="Times New Roman" w:cs="Times New Roman"/>
          <w:i/>
          <w:iCs/>
          <w:sz w:val="24"/>
          <w:szCs w:val="24"/>
        </w:rPr>
        <w:t>safer</w:t>
      </w:r>
      <w:r>
        <w:rPr>
          <w:rFonts w:ascii="Times New Roman" w:hAnsi="Times New Roman" w:cs="Times New Roman"/>
          <w:sz w:val="24"/>
          <w:szCs w:val="24"/>
        </w:rPr>
        <w:t xml:space="preserve"> cities in the future.</w:t>
      </w:r>
    </w:p>
    <w:p w14:paraId="4355BBBE" w14:textId="3DEBBF99" w:rsidR="00DE00AE" w:rsidRPr="007472A6" w:rsidRDefault="00DE00AE" w:rsidP="00DE00AE">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first objective of this study is to address the challenges emerging when using DRL for navigation and obstacles avoidance in dynamic environments. </w:t>
      </w:r>
      <w:r w:rsidR="001F04EB">
        <w:rPr>
          <w:rFonts w:ascii="Times New Roman" w:hAnsi="Times New Roman" w:cs="Times New Roman"/>
          <w:sz w:val="24"/>
          <w:szCs w:val="24"/>
        </w:rPr>
        <w:br/>
      </w:r>
      <w:r w:rsidRPr="007472A6">
        <w:rPr>
          <w:rFonts w:ascii="Times New Roman" w:hAnsi="Times New Roman" w:cs="Times New Roman"/>
          <w:sz w:val="24"/>
          <w:szCs w:val="24"/>
        </w:rPr>
        <w:t xml:space="preserve">The second objective of the study is to address ways to tackle these challenges and promote meaningful learning in the agent. </w:t>
      </w:r>
      <w:r w:rsidR="001F04EB">
        <w:rPr>
          <w:rFonts w:ascii="Times New Roman" w:hAnsi="Times New Roman" w:cs="Times New Roman"/>
          <w:sz w:val="24"/>
          <w:szCs w:val="24"/>
        </w:rPr>
        <w:br/>
      </w:r>
      <w:r w:rsidRPr="007472A6">
        <w:rPr>
          <w:rFonts w:ascii="Times New Roman" w:hAnsi="Times New Roman" w:cs="Times New Roman"/>
          <w:sz w:val="24"/>
          <w:szCs w:val="24"/>
        </w:rPr>
        <w:t xml:space="preserve">The final objective is to address how uncertainty around the observed environment affects the learning taking place. </w:t>
      </w:r>
    </w:p>
    <w:p w14:paraId="253A196D" w14:textId="26A33D85" w:rsidR="00DE00AE" w:rsidRPr="007472A6" w:rsidRDefault="00DE00AE" w:rsidP="00DE00AE">
      <w:pPr>
        <w:pStyle w:val="Heading2"/>
        <w:numPr>
          <w:ilvl w:val="1"/>
          <w:numId w:val="4"/>
        </w:numPr>
        <w:spacing w:line="480" w:lineRule="auto"/>
        <w:rPr>
          <w:rFonts w:ascii="Times New Roman" w:hAnsi="Times New Roman" w:cs="Times New Roman"/>
          <w:color w:val="auto"/>
        </w:rPr>
      </w:pPr>
      <w:bookmarkStart w:id="12" w:name="_Toc15890581"/>
      <w:r w:rsidRPr="007472A6">
        <w:rPr>
          <w:rFonts w:ascii="Times New Roman" w:hAnsi="Times New Roman" w:cs="Times New Roman"/>
          <w:color w:val="auto"/>
        </w:rPr>
        <w:lastRenderedPageBreak/>
        <w:t>Significance of the Study</w:t>
      </w:r>
      <w:bookmarkEnd w:id="12"/>
    </w:p>
    <w:p w14:paraId="23BA733D" w14:textId="65D69AB8" w:rsidR="004619B9" w:rsidRPr="007472A6" w:rsidRDefault="00DE00AE" w:rsidP="004619B9">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This study intends to contribute to </w:t>
      </w:r>
      <w:r w:rsidR="00D66E3C">
        <w:rPr>
          <w:rFonts w:ascii="Times New Roman" w:hAnsi="Times New Roman" w:cs="Times New Roman"/>
          <w:sz w:val="24"/>
          <w:szCs w:val="24"/>
        </w:rPr>
        <w:t xml:space="preserve">the </w:t>
      </w:r>
      <w:r w:rsidRPr="007472A6">
        <w:rPr>
          <w:rFonts w:ascii="Times New Roman" w:hAnsi="Times New Roman" w:cs="Times New Roman"/>
          <w:sz w:val="24"/>
          <w:szCs w:val="24"/>
        </w:rPr>
        <w:t xml:space="preserve">continuing development of DRL for </w:t>
      </w:r>
      <w:r w:rsidR="00976333" w:rsidRPr="007472A6">
        <w:rPr>
          <w:rFonts w:ascii="Times New Roman" w:hAnsi="Times New Roman" w:cs="Times New Roman"/>
          <w:sz w:val="24"/>
          <w:szCs w:val="24"/>
        </w:rPr>
        <w:t xml:space="preserve">robotic navigation in urban environments, by addressing some of the challenges still present and test novel design methods of the training phase. Addressing the </w:t>
      </w:r>
      <w:r w:rsidR="00D66E3C">
        <w:rPr>
          <w:rFonts w:ascii="Times New Roman" w:hAnsi="Times New Roman" w:cs="Times New Roman"/>
          <w:sz w:val="24"/>
          <w:szCs w:val="24"/>
        </w:rPr>
        <w:t xml:space="preserve">ongoing </w:t>
      </w:r>
      <w:r w:rsidR="00976333" w:rsidRPr="007472A6">
        <w:rPr>
          <w:rFonts w:ascii="Times New Roman" w:hAnsi="Times New Roman" w:cs="Times New Roman"/>
          <w:sz w:val="24"/>
          <w:szCs w:val="24"/>
        </w:rPr>
        <w:t>challenges, hopefully enables focused future research (Irpan, 2018), avoiding rediscovering of known results.</w:t>
      </w:r>
      <w:r w:rsidR="00045266" w:rsidRPr="007472A6">
        <w:rPr>
          <w:rFonts w:ascii="Times New Roman" w:hAnsi="Times New Roman" w:cs="Times New Roman"/>
          <w:sz w:val="24"/>
          <w:szCs w:val="24"/>
        </w:rPr>
        <w:br/>
        <w:t>Most prior research in this area has been concerned with developing novel methods to tackle the challenges at hand, neglecting the design of the training phase.</w:t>
      </w:r>
      <w:r w:rsidR="004619B9" w:rsidRPr="007472A6">
        <w:rPr>
          <w:rFonts w:ascii="Times New Roman" w:hAnsi="Times New Roman" w:cs="Times New Roman"/>
          <w:sz w:val="24"/>
          <w:szCs w:val="24"/>
        </w:rPr>
        <w:br/>
        <w:t xml:space="preserve">Two ways to design the training phase are </w:t>
      </w:r>
      <w:r w:rsidR="004619B9" w:rsidRPr="007472A6">
        <w:rPr>
          <w:rFonts w:ascii="Times New Roman" w:hAnsi="Times New Roman" w:cs="Times New Roman"/>
          <w:i/>
          <w:iCs/>
          <w:sz w:val="24"/>
          <w:szCs w:val="24"/>
        </w:rPr>
        <w:t xml:space="preserve">curriculum </w:t>
      </w:r>
      <w:r w:rsidR="004619B9" w:rsidRPr="007472A6">
        <w:rPr>
          <w:rFonts w:ascii="Times New Roman" w:hAnsi="Times New Roman" w:cs="Times New Roman"/>
          <w:sz w:val="24"/>
          <w:szCs w:val="24"/>
        </w:rPr>
        <w:t xml:space="preserve">and </w:t>
      </w:r>
      <w:r w:rsidR="004619B9" w:rsidRPr="007472A6">
        <w:rPr>
          <w:rFonts w:ascii="Times New Roman" w:hAnsi="Times New Roman" w:cs="Times New Roman"/>
          <w:i/>
          <w:iCs/>
          <w:sz w:val="24"/>
          <w:szCs w:val="24"/>
        </w:rPr>
        <w:t xml:space="preserve">imitation </w:t>
      </w:r>
      <w:r w:rsidR="004619B9" w:rsidRPr="007472A6">
        <w:rPr>
          <w:rFonts w:ascii="Times New Roman" w:hAnsi="Times New Roman" w:cs="Times New Roman"/>
          <w:sz w:val="24"/>
          <w:szCs w:val="24"/>
        </w:rPr>
        <w:t>learning, where the latter is widely adopted in prior research on robotic navigation (</w:t>
      </w:r>
      <w:r w:rsidR="00D66E3C">
        <w:rPr>
          <w:rFonts w:ascii="Times New Roman" w:hAnsi="Times New Roman" w:cs="Times New Roman"/>
          <w:sz w:val="24"/>
          <w:szCs w:val="24"/>
        </w:rPr>
        <w:t>Zhou</w:t>
      </w:r>
      <w:r w:rsidR="004619B9" w:rsidRPr="007472A6">
        <w:rPr>
          <w:rFonts w:ascii="Times New Roman" w:hAnsi="Times New Roman" w:cs="Times New Roman"/>
          <w:sz w:val="24"/>
          <w:szCs w:val="24"/>
        </w:rPr>
        <w:t xml:space="preserve"> et al, 201</w:t>
      </w:r>
      <w:r w:rsidR="00D66E3C">
        <w:rPr>
          <w:rFonts w:ascii="Times New Roman" w:hAnsi="Times New Roman" w:cs="Times New Roman"/>
          <w:sz w:val="24"/>
          <w:szCs w:val="24"/>
        </w:rPr>
        <w:t>9</w:t>
      </w:r>
      <w:r w:rsidR="004619B9" w:rsidRPr="007472A6">
        <w:rPr>
          <w:rFonts w:ascii="Times New Roman" w:hAnsi="Times New Roman" w:cs="Times New Roman"/>
          <w:sz w:val="24"/>
          <w:szCs w:val="24"/>
        </w:rPr>
        <w:t xml:space="preserve">; Kahn et al., 2017). The former appears overlooked in the context of robotic navigation, especially in the specific context of robotic navigation in </w:t>
      </w:r>
      <w:r w:rsidR="00B134D1" w:rsidRPr="007472A6">
        <w:rPr>
          <w:rFonts w:ascii="Times New Roman" w:hAnsi="Times New Roman" w:cs="Times New Roman"/>
          <w:sz w:val="24"/>
          <w:szCs w:val="24"/>
        </w:rPr>
        <w:t>CUE’s</w:t>
      </w:r>
      <w:r w:rsidR="004619B9" w:rsidRPr="007472A6">
        <w:rPr>
          <w:rFonts w:ascii="Times New Roman" w:hAnsi="Times New Roman" w:cs="Times New Roman"/>
          <w:sz w:val="24"/>
          <w:szCs w:val="24"/>
        </w:rPr>
        <w:t xml:space="preserve"> using DRL. </w:t>
      </w:r>
    </w:p>
    <w:p w14:paraId="2E38BDC2" w14:textId="17D19E73" w:rsidR="00DE00AE" w:rsidRPr="007472A6" w:rsidRDefault="004619B9" w:rsidP="00D0729A">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presented study </w:t>
      </w:r>
      <w:r w:rsidR="00D0729A" w:rsidRPr="007472A6">
        <w:rPr>
          <w:rFonts w:ascii="Times New Roman" w:hAnsi="Times New Roman" w:cs="Times New Roman"/>
          <w:sz w:val="24"/>
          <w:szCs w:val="24"/>
        </w:rPr>
        <w:t>utilises</w:t>
      </w:r>
      <w:r w:rsidRPr="007472A6">
        <w:rPr>
          <w:rFonts w:ascii="Times New Roman" w:hAnsi="Times New Roman" w:cs="Times New Roman"/>
          <w:sz w:val="24"/>
          <w:szCs w:val="24"/>
        </w:rPr>
        <w:t xml:space="preserve"> curriculum learning </w:t>
      </w:r>
      <w:r w:rsidR="00D0729A" w:rsidRPr="007472A6">
        <w:rPr>
          <w:rFonts w:ascii="Times New Roman" w:hAnsi="Times New Roman" w:cs="Times New Roman"/>
          <w:sz w:val="24"/>
          <w:szCs w:val="24"/>
        </w:rPr>
        <w:t xml:space="preserve">in the training phase, and thereby contribute by examining how the use of curriculum learning </w:t>
      </w:r>
      <w:r w:rsidR="00D84FE3">
        <w:rPr>
          <w:rFonts w:ascii="Times New Roman" w:hAnsi="Times New Roman" w:cs="Times New Roman"/>
          <w:sz w:val="24"/>
          <w:szCs w:val="24"/>
        </w:rPr>
        <w:t xml:space="preserve">can </w:t>
      </w:r>
      <w:r w:rsidR="00D0729A" w:rsidRPr="007472A6">
        <w:rPr>
          <w:rFonts w:ascii="Times New Roman" w:hAnsi="Times New Roman" w:cs="Times New Roman"/>
          <w:sz w:val="24"/>
          <w:szCs w:val="24"/>
        </w:rPr>
        <w:t xml:space="preserve">help to address some of the challenges of robotic navigation in </w:t>
      </w:r>
      <w:r w:rsidR="002D67B2" w:rsidRPr="007472A6">
        <w:rPr>
          <w:rFonts w:ascii="Times New Roman" w:hAnsi="Times New Roman" w:cs="Times New Roman"/>
          <w:sz w:val="24"/>
          <w:szCs w:val="24"/>
        </w:rPr>
        <w:t>CUE’s</w:t>
      </w:r>
      <w:r w:rsidR="00D0729A" w:rsidRPr="007472A6">
        <w:rPr>
          <w:rFonts w:ascii="Times New Roman" w:hAnsi="Times New Roman" w:cs="Times New Roman"/>
          <w:sz w:val="24"/>
          <w:szCs w:val="24"/>
        </w:rPr>
        <w:t xml:space="preserve"> using DRL.</w:t>
      </w:r>
    </w:p>
    <w:p w14:paraId="2E2E4A77" w14:textId="5E25A498" w:rsidR="00DE00AE" w:rsidRPr="007472A6" w:rsidRDefault="00DE00AE" w:rsidP="00DE00AE">
      <w:pPr>
        <w:pStyle w:val="Heading2"/>
        <w:numPr>
          <w:ilvl w:val="1"/>
          <w:numId w:val="4"/>
        </w:numPr>
        <w:spacing w:line="480" w:lineRule="auto"/>
        <w:rPr>
          <w:rFonts w:ascii="Times New Roman" w:hAnsi="Times New Roman" w:cs="Times New Roman"/>
          <w:color w:val="auto"/>
        </w:rPr>
      </w:pPr>
      <w:bookmarkStart w:id="13" w:name="_Toc15890582"/>
      <w:r w:rsidRPr="007472A6">
        <w:rPr>
          <w:rFonts w:ascii="Times New Roman" w:hAnsi="Times New Roman" w:cs="Times New Roman"/>
          <w:color w:val="auto"/>
        </w:rPr>
        <w:t>Scope of the Study</w:t>
      </w:r>
      <w:bookmarkEnd w:id="13"/>
    </w:p>
    <w:p w14:paraId="05AB9067" w14:textId="5CA9929A" w:rsidR="00ED3210" w:rsidRPr="007472A6" w:rsidRDefault="00B134D1" w:rsidP="00ED321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study </w:t>
      </w:r>
      <w:r w:rsidR="00D41D69">
        <w:rPr>
          <w:rFonts w:ascii="Times New Roman" w:hAnsi="Times New Roman" w:cs="Times New Roman"/>
          <w:sz w:val="24"/>
          <w:szCs w:val="24"/>
        </w:rPr>
        <w:t>explores</w:t>
      </w:r>
      <w:r w:rsidRPr="007472A6">
        <w:rPr>
          <w:rFonts w:ascii="Times New Roman" w:hAnsi="Times New Roman" w:cs="Times New Roman"/>
          <w:sz w:val="24"/>
          <w:szCs w:val="24"/>
        </w:rPr>
        <w:t xml:space="preserve"> state-of-the-art methods and serves as a framework to evaluate the current state of the field of DRL for robotic navigation in </w:t>
      </w:r>
      <w:r w:rsidR="002D67B2" w:rsidRPr="007472A6">
        <w:rPr>
          <w:rFonts w:ascii="Times New Roman" w:hAnsi="Times New Roman" w:cs="Times New Roman"/>
          <w:sz w:val="24"/>
          <w:szCs w:val="24"/>
        </w:rPr>
        <w:t xml:space="preserve">CUE’s through simulation. </w:t>
      </w:r>
      <w:r w:rsidR="00D41D69">
        <w:rPr>
          <w:rFonts w:ascii="Times New Roman" w:hAnsi="Times New Roman" w:cs="Times New Roman"/>
          <w:sz w:val="24"/>
          <w:szCs w:val="24"/>
        </w:rPr>
        <w:t>S</w:t>
      </w:r>
      <w:r w:rsidR="002D67B2" w:rsidRPr="007472A6">
        <w:rPr>
          <w:rFonts w:ascii="Times New Roman" w:hAnsi="Times New Roman" w:cs="Times New Roman"/>
          <w:sz w:val="24"/>
          <w:szCs w:val="24"/>
        </w:rPr>
        <w:t xml:space="preserve">imulation is done under realistic physical settings, </w:t>
      </w:r>
      <w:r w:rsidR="00FC7152">
        <w:rPr>
          <w:rFonts w:ascii="Times New Roman" w:hAnsi="Times New Roman" w:cs="Times New Roman"/>
          <w:sz w:val="24"/>
          <w:szCs w:val="24"/>
        </w:rPr>
        <w:t>intending to</w:t>
      </w:r>
      <w:r w:rsidR="002D67B2" w:rsidRPr="007472A6">
        <w:rPr>
          <w:rFonts w:ascii="Times New Roman" w:hAnsi="Times New Roman" w:cs="Times New Roman"/>
          <w:sz w:val="24"/>
          <w:szCs w:val="24"/>
        </w:rPr>
        <w:t xml:space="preserve"> smoot</w:t>
      </w:r>
      <w:r w:rsidR="00FC7152">
        <w:rPr>
          <w:rFonts w:ascii="Times New Roman" w:hAnsi="Times New Roman" w:cs="Times New Roman"/>
          <w:sz w:val="24"/>
          <w:szCs w:val="24"/>
        </w:rPr>
        <w:t xml:space="preserve"> </w:t>
      </w:r>
      <w:r w:rsidR="002D67B2" w:rsidRPr="007472A6">
        <w:rPr>
          <w:rFonts w:ascii="Times New Roman" w:hAnsi="Times New Roman" w:cs="Times New Roman"/>
          <w:sz w:val="24"/>
          <w:szCs w:val="24"/>
        </w:rPr>
        <w:t>the future generalisation to real-world applications.</w:t>
      </w:r>
      <w:r w:rsidR="00ED3210" w:rsidRPr="007472A6">
        <w:rPr>
          <w:rFonts w:ascii="Times New Roman" w:hAnsi="Times New Roman" w:cs="Times New Roman"/>
          <w:sz w:val="24"/>
          <w:szCs w:val="24"/>
        </w:rPr>
        <w:t xml:space="preserve"> The aim is that even though the study is limited to simulation, it could serve as a baseline for future real-world application</w:t>
      </w:r>
      <w:r w:rsidR="00455066">
        <w:rPr>
          <w:rFonts w:ascii="Times New Roman" w:hAnsi="Times New Roman" w:cs="Times New Roman"/>
          <w:sz w:val="24"/>
          <w:szCs w:val="24"/>
        </w:rPr>
        <w:t>s</w:t>
      </w:r>
      <w:r w:rsidR="00ED3210" w:rsidRPr="007472A6">
        <w:rPr>
          <w:rFonts w:ascii="Times New Roman" w:hAnsi="Times New Roman" w:cs="Times New Roman"/>
          <w:sz w:val="24"/>
          <w:szCs w:val="24"/>
        </w:rPr>
        <w:t>.</w:t>
      </w:r>
    </w:p>
    <w:p w14:paraId="269E3621" w14:textId="597386C2" w:rsidR="00B64F73" w:rsidRPr="007472A6" w:rsidRDefault="00B64F73" w:rsidP="00ED321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t xml:space="preserve">The investigated DRL algorithm is based </w:t>
      </w:r>
      <w:r w:rsidR="002C3195" w:rsidRPr="007472A6">
        <w:rPr>
          <w:rFonts w:ascii="Times New Roman" w:hAnsi="Times New Roman" w:cs="Times New Roman"/>
          <w:sz w:val="24"/>
          <w:szCs w:val="24"/>
        </w:rPr>
        <w:t>on</w:t>
      </w:r>
      <w:r w:rsidRPr="007472A6">
        <w:rPr>
          <w:rFonts w:ascii="Times New Roman" w:hAnsi="Times New Roman" w:cs="Times New Roman"/>
          <w:sz w:val="24"/>
          <w:szCs w:val="24"/>
        </w:rPr>
        <w:t xml:space="preserve"> what is available in the ML-Agents toolkit, and this algorithm is the state-of-the-art for continuous control tasks (Schulman et al., 2017)</w:t>
      </w:r>
      <w:r w:rsidR="002C1A08" w:rsidRPr="007472A6">
        <w:rPr>
          <w:rFonts w:ascii="Times New Roman" w:hAnsi="Times New Roman" w:cs="Times New Roman"/>
          <w:sz w:val="24"/>
          <w:szCs w:val="24"/>
        </w:rPr>
        <w:t>.</w:t>
      </w:r>
    </w:p>
    <w:p w14:paraId="35FFAA9E" w14:textId="12A7B905" w:rsidR="00C739D9" w:rsidRPr="007472A6" w:rsidRDefault="002D67B2" w:rsidP="00ED3210">
      <w:pPr>
        <w:spacing w:line="480" w:lineRule="auto"/>
        <w:ind w:firstLine="720"/>
        <w:rPr>
          <w:rFonts w:ascii="Times New Roman" w:hAnsi="Times New Roman" w:cs="Times New Roman"/>
          <w:sz w:val="24"/>
          <w:szCs w:val="24"/>
        </w:rPr>
      </w:pPr>
      <w:r w:rsidRPr="007472A6">
        <w:rPr>
          <w:rFonts w:ascii="Times New Roman" w:hAnsi="Times New Roman" w:cs="Times New Roman"/>
          <w:sz w:val="24"/>
          <w:szCs w:val="24"/>
        </w:rPr>
        <w:lastRenderedPageBreak/>
        <w:t>The literature review</w:t>
      </w:r>
      <w:r w:rsidR="006745AF">
        <w:rPr>
          <w:rFonts w:ascii="Times New Roman" w:hAnsi="Times New Roman" w:cs="Times New Roman"/>
          <w:sz w:val="24"/>
          <w:szCs w:val="24"/>
        </w:rPr>
        <w:t xml:space="preserve"> is</w:t>
      </w:r>
      <w:r w:rsidRPr="007472A6">
        <w:rPr>
          <w:rFonts w:ascii="Times New Roman" w:hAnsi="Times New Roman" w:cs="Times New Roman"/>
          <w:sz w:val="24"/>
          <w:szCs w:val="24"/>
        </w:rPr>
        <w:t xml:space="preserve"> </w:t>
      </w:r>
      <w:r w:rsidR="00337BBF">
        <w:rPr>
          <w:rFonts w:ascii="Times New Roman" w:hAnsi="Times New Roman" w:cs="Times New Roman"/>
          <w:sz w:val="24"/>
          <w:szCs w:val="24"/>
        </w:rPr>
        <w:t xml:space="preserve">not intended to be </w:t>
      </w:r>
      <w:r w:rsidRPr="007472A6">
        <w:rPr>
          <w:rFonts w:ascii="Times New Roman" w:hAnsi="Times New Roman" w:cs="Times New Roman"/>
          <w:sz w:val="24"/>
          <w:szCs w:val="24"/>
        </w:rPr>
        <w:t xml:space="preserve">complete </w:t>
      </w:r>
      <w:r w:rsidR="00ED3210" w:rsidRPr="007472A6">
        <w:rPr>
          <w:rFonts w:ascii="Times New Roman" w:hAnsi="Times New Roman" w:cs="Times New Roman"/>
          <w:sz w:val="24"/>
          <w:szCs w:val="24"/>
        </w:rPr>
        <w:t xml:space="preserve">on RL/DRL </w:t>
      </w:r>
      <w:r w:rsidR="00337BBF">
        <w:rPr>
          <w:rFonts w:ascii="Times New Roman" w:hAnsi="Times New Roman" w:cs="Times New Roman"/>
          <w:sz w:val="24"/>
          <w:szCs w:val="24"/>
        </w:rPr>
        <w:t>n</w:t>
      </w:r>
      <w:r w:rsidR="00ED3210" w:rsidRPr="007472A6">
        <w:rPr>
          <w:rFonts w:ascii="Times New Roman" w:hAnsi="Times New Roman" w:cs="Times New Roman"/>
          <w:sz w:val="24"/>
          <w:szCs w:val="24"/>
        </w:rPr>
        <w:t xml:space="preserve">or robotic navigation. It serves to present </w:t>
      </w:r>
      <w:r w:rsidR="00B64F73" w:rsidRPr="007472A6">
        <w:rPr>
          <w:rFonts w:ascii="Times New Roman" w:hAnsi="Times New Roman" w:cs="Times New Roman"/>
          <w:sz w:val="24"/>
          <w:szCs w:val="24"/>
        </w:rPr>
        <w:t xml:space="preserve">the current state of the field, by </w:t>
      </w:r>
      <w:r w:rsidR="00ED3210" w:rsidRPr="007472A6">
        <w:rPr>
          <w:rFonts w:ascii="Times New Roman" w:hAnsi="Times New Roman" w:cs="Times New Roman"/>
          <w:sz w:val="24"/>
          <w:szCs w:val="24"/>
        </w:rPr>
        <w:t>the most important and latest contributions relevant for robotic navigation in CUE’s using DRL, in order to address the objectives of the study.</w:t>
      </w:r>
      <w:r w:rsidR="002A5BBC">
        <w:rPr>
          <w:rFonts w:ascii="Times New Roman" w:hAnsi="Times New Roman" w:cs="Times New Roman"/>
          <w:sz w:val="24"/>
          <w:szCs w:val="24"/>
        </w:rPr>
        <w:t xml:space="preserve"> Furthermore, fundamental concepts in RL, as well as key innovations leading </w:t>
      </w:r>
      <w:r w:rsidR="00491252">
        <w:rPr>
          <w:rFonts w:ascii="Times New Roman" w:hAnsi="Times New Roman" w:cs="Times New Roman"/>
          <w:sz w:val="24"/>
          <w:szCs w:val="24"/>
        </w:rPr>
        <w:t xml:space="preserve">to </w:t>
      </w:r>
      <w:r w:rsidR="002A5BBC">
        <w:rPr>
          <w:rFonts w:ascii="Times New Roman" w:hAnsi="Times New Roman" w:cs="Times New Roman"/>
          <w:sz w:val="24"/>
          <w:szCs w:val="24"/>
        </w:rPr>
        <w:t xml:space="preserve">DRL, and the class of the method used in this study are outlined. That limits the literature review to viewing some concepts of model-free control, </w:t>
      </w:r>
      <w:r w:rsidR="001816D0">
        <w:rPr>
          <w:rFonts w:ascii="Times New Roman" w:hAnsi="Times New Roman" w:cs="Times New Roman"/>
          <w:sz w:val="24"/>
          <w:szCs w:val="24"/>
        </w:rPr>
        <w:t xml:space="preserve">see </w:t>
      </w:r>
      <w:r w:rsidR="002A5BBC">
        <w:rPr>
          <w:rFonts w:ascii="Times New Roman" w:hAnsi="Times New Roman" w:cs="Times New Roman"/>
          <w:sz w:val="24"/>
          <w:szCs w:val="24"/>
        </w:rPr>
        <w:t>(Sutton and Barto, 2018)</w:t>
      </w:r>
      <w:r w:rsidR="00AE04AC">
        <w:rPr>
          <w:rFonts w:ascii="Times New Roman" w:hAnsi="Times New Roman" w:cs="Times New Roman"/>
          <w:sz w:val="24"/>
          <w:szCs w:val="24"/>
        </w:rPr>
        <w:t xml:space="preserve"> for an extensive coverage of RL</w:t>
      </w:r>
      <w:r w:rsidR="002A5BBC">
        <w:rPr>
          <w:rFonts w:ascii="Times New Roman" w:hAnsi="Times New Roman" w:cs="Times New Roman"/>
          <w:sz w:val="24"/>
          <w:szCs w:val="24"/>
        </w:rPr>
        <w:t>.</w:t>
      </w:r>
    </w:p>
    <w:p w14:paraId="23973831" w14:textId="7917ACD8" w:rsidR="00C739D9" w:rsidRPr="007472A6" w:rsidRDefault="00F15DBE" w:rsidP="008C67E8">
      <w:pPr>
        <w:pStyle w:val="Heading2"/>
        <w:numPr>
          <w:ilvl w:val="1"/>
          <w:numId w:val="4"/>
        </w:numPr>
        <w:spacing w:line="480" w:lineRule="auto"/>
        <w:rPr>
          <w:rFonts w:ascii="Times New Roman" w:hAnsi="Times New Roman" w:cs="Times New Roman"/>
          <w:color w:val="auto"/>
        </w:rPr>
      </w:pPr>
      <w:bookmarkStart w:id="14" w:name="_Toc15890583"/>
      <w:r w:rsidRPr="007472A6">
        <w:rPr>
          <w:rFonts w:ascii="Times New Roman" w:hAnsi="Times New Roman" w:cs="Times New Roman"/>
          <w:color w:val="auto"/>
        </w:rPr>
        <w:t xml:space="preserve">Literature </w:t>
      </w:r>
      <w:r w:rsidR="000C2613" w:rsidRPr="007472A6">
        <w:rPr>
          <w:rFonts w:ascii="Times New Roman" w:hAnsi="Times New Roman" w:cs="Times New Roman"/>
          <w:color w:val="auto"/>
        </w:rPr>
        <w:t>R</w:t>
      </w:r>
      <w:r w:rsidRPr="007472A6">
        <w:rPr>
          <w:rFonts w:ascii="Times New Roman" w:hAnsi="Times New Roman" w:cs="Times New Roman"/>
          <w:color w:val="auto"/>
        </w:rPr>
        <w:t>ev</w:t>
      </w:r>
      <w:r w:rsidR="00C739D9" w:rsidRPr="007472A6">
        <w:rPr>
          <w:rFonts w:ascii="Times New Roman" w:hAnsi="Times New Roman" w:cs="Times New Roman"/>
          <w:color w:val="auto"/>
        </w:rPr>
        <w:t>i</w:t>
      </w:r>
      <w:r w:rsidRPr="007472A6">
        <w:rPr>
          <w:rFonts w:ascii="Times New Roman" w:hAnsi="Times New Roman" w:cs="Times New Roman"/>
          <w:color w:val="auto"/>
        </w:rPr>
        <w:t>ew</w:t>
      </w:r>
      <w:bookmarkEnd w:id="14"/>
    </w:p>
    <w:p w14:paraId="1C4EC71E" w14:textId="2F8B4667" w:rsidR="000C2613" w:rsidRPr="007E08F9" w:rsidRDefault="000C2613" w:rsidP="007E08F9">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The following proceeds by first reviewing </w:t>
      </w:r>
      <w:r w:rsidR="00BD6EF7" w:rsidRPr="007472A6">
        <w:rPr>
          <w:rFonts w:ascii="Times New Roman" w:hAnsi="Times New Roman" w:cs="Times New Roman"/>
          <w:sz w:val="24"/>
          <w:szCs w:val="24"/>
        </w:rPr>
        <w:t>RL</w:t>
      </w:r>
      <w:r w:rsidR="00B11D27">
        <w:rPr>
          <w:rFonts w:ascii="Times New Roman" w:hAnsi="Times New Roman" w:cs="Times New Roman"/>
          <w:sz w:val="24"/>
          <w:szCs w:val="24"/>
        </w:rPr>
        <w:t xml:space="preserve">, </w:t>
      </w:r>
      <w:r w:rsidR="00BD6EF7" w:rsidRPr="007472A6">
        <w:rPr>
          <w:rFonts w:ascii="Times New Roman" w:hAnsi="Times New Roman" w:cs="Times New Roman"/>
          <w:sz w:val="24"/>
          <w:szCs w:val="24"/>
        </w:rPr>
        <w:t>the emergence of DRL</w:t>
      </w:r>
      <w:r w:rsidR="00B11D27">
        <w:rPr>
          <w:rFonts w:ascii="Times New Roman" w:hAnsi="Times New Roman" w:cs="Times New Roman"/>
          <w:sz w:val="24"/>
          <w:szCs w:val="24"/>
        </w:rPr>
        <w:t xml:space="preserve"> and </w:t>
      </w:r>
      <w:r w:rsidR="00B11D27" w:rsidRPr="00B11D27">
        <w:rPr>
          <w:rFonts w:ascii="Times New Roman" w:hAnsi="Times New Roman" w:cs="Times New Roman"/>
          <w:i/>
          <w:iCs/>
          <w:sz w:val="24"/>
          <w:szCs w:val="24"/>
        </w:rPr>
        <w:t>the</w:t>
      </w:r>
      <w:r w:rsidR="003F1F8F">
        <w:rPr>
          <w:rStyle w:val="FootnoteReference"/>
          <w:rFonts w:ascii="Times New Roman" w:hAnsi="Times New Roman" w:cs="Times New Roman"/>
          <w:i/>
          <w:iCs/>
          <w:sz w:val="24"/>
          <w:szCs w:val="24"/>
        </w:rPr>
        <w:footnoteReference w:id="3"/>
      </w:r>
      <w:r w:rsidR="00B11D27">
        <w:rPr>
          <w:rFonts w:ascii="Times New Roman" w:hAnsi="Times New Roman" w:cs="Times New Roman"/>
          <w:sz w:val="24"/>
          <w:szCs w:val="24"/>
        </w:rPr>
        <w:t xml:space="preserve"> class of DRL algorithms</w:t>
      </w:r>
      <w:r w:rsidR="00BD6EF7" w:rsidRPr="007472A6">
        <w:rPr>
          <w:rFonts w:ascii="Times New Roman" w:hAnsi="Times New Roman" w:cs="Times New Roman"/>
          <w:sz w:val="24"/>
          <w:szCs w:val="24"/>
        </w:rPr>
        <w:t xml:space="preserve">, before reviewing the literature on robotic navigation </w:t>
      </w:r>
      <w:r w:rsidR="000974E4">
        <w:rPr>
          <w:rFonts w:ascii="Times New Roman" w:hAnsi="Times New Roman" w:cs="Times New Roman"/>
          <w:sz w:val="24"/>
          <w:szCs w:val="24"/>
        </w:rPr>
        <w:t xml:space="preserve">in urban environments </w:t>
      </w:r>
      <w:r w:rsidR="00BD6EF7" w:rsidRPr="007472A6">
        <w:rPr>
          <w:rFonts w:ascii="Times New Roman" w:hAnsi="Times New Roman" w:cs="Times New Roman"/>
          <w:sz w:val="24"/>
          <w:szCs w:val="24"/>
        </w:rPr>
        <w:t xml:space="preserve">and the use of RL as well as DRL in this context. The order of the review is </w:t>
      </w:r>
      <w:r w:rsidR="000465B4" w:rsidRPr="007472A6">
        <w:rPr>
          <w:rFonts w:ascii="Times New Roman" w:hAnsi="Times New Roman" w:cs="Times New Roman"/>
          <w:sz w:val="24"/>
          <w:szCs w:val="24"/>
        </w:rPr>
        <w:t xml:space="preserve">to provide some base knowledge of the chosen method, before reviewing the field of application surrounding </w:t>
      </w:r>
      <w:r w:rsidR="000465B4" w:rsidRPr="007E08F9">
        <w:rPr>
          <w:rFonts w:ascii="Times New Roman" w:hAnsi="Times New Roman" w:cs="Times New Roman"/>
          <w:sz w:val="24"/>
          <w:szCs w:val="24"/>
        </w:rPr>
        <w:t>this study.</w:t>
      </w:r>
    </w:p>
    <w:p w14:paraId="4E187BFD" w14:textId="2A260C1C" w:rsidR="000C2613" w:rsidRDefault="000C2613" w:rsidP="007E08F9">
      <w:pPr>
        <w:pStyle w:val="Heading3"/>
        <w:numPr>
          <w:ilvl w:val="2"/>
          <w:numId w:val="19"/>
        </w:numPr>
        <w:spacing w:line="480" w:lineRule="auto"/>
        <w:rPr>
          <w:rFonts w:ascii="Times New Roman" w:hAnsi="Times New Roman" w:cs="Times New Roman"/>
          <w:color w:val="auto"/>
          <w:sz w:val="26"/>
          <w:szCs w:val="26"/>
        </w:rPr>
      </w:pPr>
      <w:bookmarkStart w:id="15" w:name="_Toc15890584"/>
      <w:r w:rsidRPr="003071B5">
        <w:rPr>
          <w:rFonts w:ascii="Times New Roman" w:hAnsi="Times New Roman" w:cs="Times New Roman"/>
          <w:color w:val="auto"/>
          <w:sz w:val="26"/>
          <w:szCs w:val="26"/>
        </w:rPr>
        <w:t>Reinforcement learning</w:t>
      </w:r>
      <w:bookmarkEnd w:id="15"/>
    </w:p>
    <w:p w14:paraId="0363BBD7" w14:textId="139B59A4" w:rsidR="00A145DE" w:rsidRDefault="00042C2E" w:rsidP="007921BD">
      <w:pPr>
        <w:spacing w:line="480" w:lineRule="auto"/>
        <w:rPr>
          <w:rFonts w:ascii="Times New Roman" w:hAnsi="Times New Roman" w:cs="Times New Roman"/>
          <w:sz w:val="24"/>
          <w:szCs w:val="24"/>
        </w:rPr>
      </w:pPr>
      <w:r w:rsidRPr="00290517">
        <w:rPr>
          <w:rFonts w:ascii="Times New Roman" w:hAnsi="Times New Roman" w:cs="Times New Roman"/>
          <w:sz w:val="24"/>
          <w:szCs w:val="24"/>
        </w:rPr>
        <w:t xml:space="preserve">Perhaps the most important discovery within RL is </w:t>
      </w:r>
      <w:r w:rsidRPr="00290517">
        <w:rPr>
          <w:rFonts w:ascii="Times New Roman" w:hAnsi="Times New Roman" w:cs="Times New Roman"/>
          <w:i/>
          <w:iCs/>
          <w:sz w:val="24"/>
          <w:szCs w:val="24"/>
        </w:rPr>
        <w:t>temporal-difference learning</w:t>
      </w:r>
      <w:r w:rsidR="00290517" w:rsidRPr="00290517">
        <w:rPr>
          <w:rFonts w:ascii="Times New Roman" w:hAnsi="Times New Roman" w:cs="Times New Roman"/>
          <w:i/>
          <w:iCs/>
          <w:sz w:val="24"/>
          <w:szCs w:val="24"/>
        </w:rPr>
        <w:t xml:space="preserve"> </w:t>
      </w:r>
      <w:r w:rsidR="00290517" w:rsidRPr="00290517">
        <w:rPr>
          <w:rFonts w:ascii="Times New Roman" w:hAnsi="Times New Roman" w:cs="Times New Roman"/>
          <w:sz w:val="24"/>
          <w:szCs w:val="24"/>
        </w:rPr>
        <w:t>(TD)</w:t>
      </w:r>
      <w:r w:rsidRPr="00290517">
        <w:rPr>
          <w:rFonts w:ascii="Times New Roman" w:hAnsi="Times New Roman" w:cs="Times New Roman"/>
          <w:sz w:val="24"/>
          <w:szCs w:val="24"/>
        </w:rPr>
        <w:t xml:space="preserve">, </w:t>
      </w:r>
      <w:r w:rsidR="00290517" w:rsidRPr="00290517">
        <w:rPr>
          <w:rFonts w:ascii="Times New Roman" w:hAnsi="Times New Roman" w:cs="Times New Roman"/>
          <w:sz w:val="24"/>
          <w:szCs w:val="24"/>
        </w:rPr>
        <w:t xml:space="preserve">originating from animal learning psychology. TD was </w:t>
      </w:r>
      <w:r w:rsidRPr="00290517">
        <w:rPr>
          <w:rFonts w:ascii="Times New Roman" w:hAnsi="Times New Roman" w:cs="Times New Roman"/>
          <w:sz w:val="24"/>
          <w:szCs w:val="24"/>
        </w:rPr>
        <w:t xml:space="preserve">originally </w:t>
      </w:r>
      <w:r w:rsidR="00290517" w:rsidRPr="00290517">
        <w:rPr>
          <w:rFonts w:ascii="Times New Roman" w:hAnsi="Times New Roman" w:cs="Times New Roman"/>
          <w:sz w:val="24"/>
          <w:szCs w:val="24"/>
        </w:rPr>
        <w:t xml:space="preserve">acknowledged in RL context </w:t>
      </w:r>
      <w:r w:rsidRPr="00290517">
        <w:rPr>
          <w:rFonts w:ascii="Times New Roman" w:hAnsi="Times New Roman" w:cs="Times New Roman"/>
          <w:sz w:val="24"/>
          <w:szCs w:val="24"/>
        </w:rPr>
        <w:t xml:space="preserve">by </w:t>
      </w:r>
      <w:r w:rsidR="00290517" w:rsidRPr="00290517">
        <w:rPr>
          <w:rFonts w:ascii="Times New Roman" w:hAnsi="Times New Roman" w:cs="Times New Roman"/>
          <w:sz w:val="24"/>
          <w:szCs w:val="24"/>
        </w:rPr>
        <w:t>(Minsky, 1954; Samuel, 1959), and proposed in known format today by (Sutton, 1984; Anderson, 1986).</w:t>
      </w:r>
      <w:r w:rsidR="00A145DE">
        <w:rPr>
          <w:rFonts w:ascii="Times New Roman" w:hAnsi="Times New Roman" w:cs="Times New Roman"/>
          <w:sz w:val="24"/>
          <w:szCs w:val="24"/>
        </w:rPr>
        <w:t xml:space="preserve"> TD methods leverage on both </w:t>
      </w:r>
      <w:r w:rsidR="00A145DE" w:rsidRPr="0081762A">
        <w:rPr>
          <w:rFonts w:ascii="Times New Roman" w:hAnsi="Times New Roman" w:cs="Times New Roman"/>
          <w:i/>
          <w:iCs/>
          <w:sz w:val="24"/>
          <w:szCs w:val="24"/>
        </w:rPr>
        <w:t>dynamic programming</w:t>
      </w:r>
      <w:r w:rsidR="00A145DE">
        <w:rPr>
          <w:rFonts w:ascii="Times New Roman" w:hAnsi="Times New Roman" w:cs="Times New Roman"/>
          <w:sz w:val="24"/>
          <w:szCs w:val="24"/>
        </w:rPr>
        <w:t xml:space="preserve"> (DP) and </w:t>
      </w:r>
      <w:r w:rsidR="00A145DE" w:rsidRPr="0081762A">
        <w:rPr>
          <w:rFonts w:ascii="Times New Roman" w:hAnsi="Times New Roman" w:cs="Times New Roman"/>
          <w:i/>
          <w:iCs/>
          <w:sz w:val="24"/>
          <w:szCs w:val="24"/>
        </w:rPr>
        <w:t>Monte Carlo methods</w:t>
      </w:r>
      <w:r w:rsidR="00A145DE">
        <w:rPr>
          <w:rStyle w:val="FootnoteReference"/>
          <w:rFonts w:ascii="Times New Roman" w:hAnsi="Times New Roman" w:cs="Times New Roman"/>
          <w:i/>
          <w:iCs/>
          <w:sz w:val="24"/>
          <w:szCs w:val="24"/>
        </w:rPr>
        <w:footnoteReference w:id="4"/>
      </w:r>
      <w:r w:rsidR="00A145DE">
        <w:rPr>
          <w:rFonts w:ascii="Times New Roman" w:hAnsi="Times New Roman" w:cs="Times New Roman"/>
          <w:i/>
          <w:iCs/>
          <w:sz w:val="24"/>
          <w:szCs w:val="24"/>
        </w:rPr>
        <w:t xml:space="preserve"> </w:t>
      </w:r>
      <w:r w:rsidR="00A145DE" w:rsidRPr="00A75EB5">
        <w:rPr>
          <w:rFonts w:ascii="Times New Roman" w:hAnsi="Times New Roman" w:cs="Times New Roman"/>
          <w:sz w:val="24"/>
          <w:szCs w:val="24"/>
        </w:rPr>
        <w:t>(M</w:t>
      </w:r>
      <w:r w:rsidR="00A145DE">
        <w:rPr>
          <w:rFonts w:ascii="Times New Roman" w:hAnsi="Times New Roman" w:cs="Times New Roman"/>
          <w:sz w:val="24"/>
          <w:szCs w:val="24"/>
        </w:rPr>
        <w:t>C</w:t>
      </w:r>
      <w:r w:rsidR="00A145DE" w:rsidRPr="00A75EB5">
        <w:rPr>
          <w:rFonts w:ascii="Times New Roman" w:hAnsi="Times New Roman" w:cs="Times New Roman"/>
          <w:sz w:val="24"/>
          <w:szCs w:val="24"/>
        </w:rPr>
        <w:t>)</w:t>
      </w:r>
      <w:r w:rsidR="00A145DE">
        <w:rPr>
          <w:rFonts w:ascii="Times New Roman" w:hAnsi="Times New Roman" w:cs="Times New Roman"/>
          <w:sz w:val="24"/>
          <w:szCs w:val="24"/>
        </w:rPr>
        <w:t xml:space="preserve">, </w:t>
      </w:r>
      <w:commentRangeStart w:id="16"/>
      <w:r w:rsidR="00A145DE">
        <w:rPr>
          <w:rFonts w:ascii="Times New Roman" w:hAnsi="Times New Roman" w:cs="Times New Roman"/>
          <w:sz w:val="24"/>
          <w:szCs w:val="24"/>
        </w:rPr>
        <w:t>by using bootstrapping as DP, making TD online, and sampling as MC, making them model-free</w:t>
      </w:r>
      <w:commentRangeEnd w:id="16"/>
      <w:r w:rsidR="00B2712D">
        <w:rPr>
          <w:rStyle w:val="CommentReference"/>
        </w:rPr>
        <w:commentReference w:id="16"/>
      </w:r>
      <w:r w:rsidR="00A145DE">
        <w:rPr>
          <w:rFonts w:ascii="Times New Roman" w:hAnsi="Times New Roman" w:cs="Times New Roman"/>
          <w:sz w:val="24"/>
          <w:szCs w:val="24"/>
        </w:rPr>
        <w:t xml:space="preserve">. </w:t>
      </w:r>
      <w:r w:rsidR="00A75EB5">
        <w:rPr>
          <w:rFonts w:ascii="Times New Roman" w:hAnsi="Times New Roman" w:cs="Times New Roman"/>
          <w:sz w:val="24"/>
          <w:szCs w:val="24"/>
        </w:rPr>
        <w:t xml:space="preserve">Different TD methods for control tasks exists, some being </w:t>
      </w:r>
      <w:r w:rsidR="00A75EB5" w:rsidRPr="00A75EB5">
        <w:rPr>
          <w:rFonts w:ascii="Times New Roman" w:hAnsi="Times New Roman" w:cs="Times New Roman"/>
          <w:i/>
          <w:iCs/>
          <w:sz w:val="24"/>
          <w:szCs w:val="24"/>
        </w:rPr>
        <w:t>SARS</w:t>
      </w:r>
      <w:r w:rsidR="003D70E4">
        <w:rPr>
          <w:rFonts w:ascii="Times New Roman" w:hAnsi="Times New Roman" w:cs="Times New Roman"/>
          <w:i/>
          <w:iCs/>
          <w:sz w:val="24"/>
          <w:szCs w:val="24"/>
        </w:rPr>
        <w:t>A</w:t>
      </w:r>
      <w:r w:rsidR="00A75EB5">
        <w:rPr>
          <w:rFonts w:ascii="Times New Roman" w:hAnsi="Times New Roman" w:cs="Times New Roman"/>
          <w:sz w:val="24"/>
          <w:szCs w:val="24"/>
        </w:rPr>
        <w:t xml:space="preserve">, </w:t>
      </w:r>
      <w:r w:rsidR="00A75EB5" w:rsidRPr="00A75EB5">
        <w:rPr>
          <w:rFonts w:ascii="Times New Roman" w:hAnsi="Times New Roman" w:cs="Times New Roman"/>
          <w:i/>
          <w:iCs/>
          <w:sz w:val="24"/>
          <w:szCs w:val="24"/>
        </w:rPr>
        <w:t>Q-learning</w:t>
      </w:r>
      <w:r w:rsidR="00A75EB5">
        <w:rPr>
          <w:rFonts w:ascii="Times New Roman" w:hAnsi="Times New Roman" w:cs="Times New Roman"/>
          <w:sz w:val="24"/>
          <w:szCs w:val="24"/>
        </w:rPr>
        <w:t xml:space="preserve"> and </w:t>
      </w:r>
      <w:r w:rsidR="00A75EB5" w:rsidRPr="00A75EB5">
        <w:rPr>
          <w:rFonts w:ascii="Times New Roman" w:hAnsi="Times New Roman" w:cs="Times New Roman"/>
          <w:i/>
          <w:iCs/>
          <w:sz w:val="24"/>
          <w:szCs w:val="24"/>
        </w:rPr>
        <w:t>Expected SARS</w:t>
      </w:r>
      <w:r w:rsidR="003D70E4">
        <w:rPr>
          <w:rFonts w:ascii="Times New Roman" w:hAnsi="Times New Roman" w:cs="Times New Roman"/>
          <w:i/>
          <w:iCs/>
          <w:sz w:val="24"/>
          <w:szCs w:val="24"/>
        </w:rPr>
        <w:t>A</w:t>
      </w:r>
      <w:r w:rsidR="00A75EB5">
        <w:rPr>
          <w:rFonts w:ascii="Times New Roman" w:hAnsi="Times New Roman" w:cs="Times New Roman"/>
          <w:sz w:val="24"/>
          <w:szCs w:val="24"/>
        </w:rPr>
        <w:t xml:space="preserve">, and they differ by the way </w:t>
      </w:r>
      <w:r w:rsidR="00F14620">
        <w:rPr>
          <w:rFonts w:ascii="Times New Roman" w:hAnsi="Times New Roman" w:cs="Times New Roman"/>
          <w:sz w:val="24"/>
          <w:szCs w:val="24"/>
        </w:rPr>
        <w:t xml:space="preserve">they </w:t>
      </w:r>
      <w:r w:rsidR="00A75EB5">
        <w:rPr>
          <w:rFonts w:ascii="Times New Roman" w:hAnsi="Times New Roman" w:cs="Times New Roman"/>
          <w:sz w:val="24"/>
          <w:szCs w:val="24"/>
        </w:rPr>
        <w:t xml:space="preserve">handle the estimate of the objective function in future states. </w:t>
      </w:r>
      <w:r w:rsidR="00A145DE">
        <w:rPr>
          <w:rFonts w:ascii="Times New Roman" w:hAnsi="Times New Roman" w:cs="Times New Roman"/>
          <w:sz w:val="24"/>
          <w:szCs w:val="24"/>
        </w:rPr>
        <w:br/>
      </w:r>
      <w:r w:rsidR="00A75EB5">
        <w:rPr>
          <w:rFonts w:ascii="Times New Roman" w:hAnsi="Times New Roman" w:cs="Times New Roman"/>
          <w:sz w:val="24"/>
          <w:szCs w:val="24"/>
        </w:rPr>
        <w:lastRenderedPageBreak/>
        <w:t xml:space="preserve">The following focuses on </w:t>
      </w:r>
      <w:r w:rsidR="00A145DE">
        <w:rPr>
          <w:rFonts w:ascii="Times New Roman" w:hAnsi="Times New Roman" w:cs="Times New Roman"/>
          <w:sz w:val="24"/>
          <w:szCs w:val="24"/>
        </w:rPr>
        <w:t>Q-learning</w:t>
      </w:r>
      <w:r w:rsidR="00A75EB5">
        <w:rPr>
          <w:rFonts w:ascii="Times New Roman" w:hAnsi="Times New Roman" w:cs="Times New Roman"/>
          <w:sz w:val="24"/>
          <w:szCs w:val="24"/>
        </w:rPr>
        <w:t xml:space="preserve">, </w:t>
      </w:r>
      <w:r w:rsidR="001816D0">
        <w:rPr>
          <w:rFonts w:ascii="Times New Roman" w:hAnsi="Times New Roman" w:cs="Times New Roman"/>
          <w:sz w:val="24"/>
          <w:szCs w:val="24"/>
        </w:rPr>
        <w:t>see</w:t>
      </w:r>
      <w:r w:rsidR="00A75EB5">
        <w:rPr>
          <w:rFonts w:ascii="Times New Roman" w:hAnsi="Times New Roman" w:cs="Times New Roman"/>
          <w:sz w:val="24"/>
          <w:szCs w:val="24"/>
        </w:rPr>
        <w:t xml:space="preserve"> (Sutton and Barto, 2018) for a review of the other two.</w:t>
      </w:r>
      <w:r w:rsidR="00A145DE">
        <w:rPr>
          <w:rFonts w:ascii="Times New Roman" w:hAnsi="Times New Roman" w:cs="Times New Roman"/>
          <w:sz w:val="24"/>
          <w:szCs w:val="24"/>
        </w:rPr>
        <w:t xml:space="preserve"> </w:t>
      </w:r>
    </w:p>
    <w:p w14:paraId="2B75EB8D" w14:textId="65D22497" w:rsidR="006E7566" w:rsidRDefault="00A145DE"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Q-learning is an </w:t>
      </w:r>
      <w:r w:rsidRPr="00A145DE">
        <w:rPr>
          <w:rFonts w:ascii="Times New Roman" w:hAnsi="Times New Roman" w:cs="Times New Roman"/>
          <w:i/>
          <w:iCs/>
          <w:sz w:val="24"/>
          <w:szCs w:val="24"/>
        </w:rPr>
        <w:t>off-policy</w:t>
      </w:r>
      <w:r>
        <w:rPr>
          <w:rFonts w:ascii="Times New Roman" w:hAnsi="Times New Roman" w:cs="Times New Roman"/>
          <w:sz w:val="24"/>
          <w:szCs w:val="24"/>
        </w:rPr>
        <w:t xml:space="preserve"> learning method, which mean that</w:t>
      </w:r>
      <w:r w:rsidR="00975919">
        <w:rPr>
          <w:rFonts w:ascii="Times New Roman" w:hAnsi="Times New Roman" w:cs="Times New Roman"/>
          <w:sz w:val="24"/>
          <w:szCs w:val="24"/>
        </w:rPr>
        <w:t xml:space="preserve"> the actual action is drawn from</w:t>
      </w:r>
      <w:r>
        <w:rPr>
          <w:rFonts w:ascii="Times New Roman" w:hAnsi="Times New Roman" w:cs="Times New Roman"/>
          <w:sz w:val="24"/>
          <w:szCs w:val="24"/>
        </w:rPr>
        <w:t xml:space="preserve"> a </w:t>
      </w:r>
      <w:r>
        <w:rPr>
          <w:rFonts w:ascii="Times New Roman" w:hAnsi="Times New Roman" w:cs="Times New Roman"/>
          <w:i/>
          <w:iCs/>
          <w:sz w:val="24"/>
          <w:szCs w:val="24"/>
        </w:rPr>
        <w:t>behaviour</w:t>
      </w:r>
      <w:r>
        <w:rPr>
          <w:rFonts w:ascii="Times New Roman" w:hAnsi="Times New Roman" w:cs="Times New Roman"/>
          <w:sz w:val="24"/>
          <w:szCs w:val="24"/>
        </w:rPr>
        <w:t xml:space="preserve"> policy, </w:t>
      </w:r>
      <m:oMath>
        <m:r>
          <w:rPr>
            <w:rFonts w:ascii="Cambria Math" w:hAnsi="Cambria Math" w:cs="Times New Roman"/>
            <w:sz w:val="24"/>
            <w:szCs w:val="24"/>
          </w:rPr>
          <m:t>μ</m:t>
        </m:r>
      </m:oMath>
      <w:r>
        <w:rPr>
          <w:rFonts w:ascii="Times New Roman" w:eastAsiaTheme="minorEastAsia" w:hAnsi="Times New Roman" w:cs="Times New Roman"/>
          <w:sz w:val="24"/>
          <w:szCs w:val="24"/>
        </w:rPr>
        <w:t xml:space="preserve">, which </w:t>
      </w:r>
      <w:r w:rsidR="00975919">
        <w:rPr>
          <w:rFonts w:ascii="Times New Roman" w:eastAsiaTheme="minorEastAsia" w:hAnsi="Times New Roman" w:cs="Times New Roman"/>
          <w:sz w:val="24"/>
          <w:szCs w:val="24"/>
        </w:rPr>
        <w:t xml:space="preserve">is </w:t>
      </w:r>
      <w:r>
        <w:rPr>
          <w:rFonts w:ascii="Times New Roman" w:eastAsiaTheme="minorEastAsia" w:hAnsi="Times New Roman" w:cs="Times New Roman"/>
          <w:sz w:val="24"/>
          <w:szCs w:val="24"/>
        </w:rPr>
        <w:t xml:space="preserve">compared to an alternative successor action, drawn from the target policy, </w:t>
      </w:r>
      <m:oMath>
        <m:r>
          <w:rPr>
            <w:rFonts w:ascii="Cambria Math" w:eastAsiaTheme="minorEastAsia" w:hAnsi="Cambria Math" w:cs="Times New Roman"/>
            <w:sz w:val="24"/>
            <w:szCs w:val="24"/>
          </w:rPr>
          <m:t>π</m:t>
        </m:r>
      </m:oMath>
      <w:r>
        <w:rPr>
          <w:rFonts w:ascii="Times New Roman" w:eastAsiaTheme="minorEastAsia" w:hAnsi="Times New Roman" w:cs="Times New Roman"/>
          <w:sz w:val="24"/>
          <w:szCs w:val="24"/>
        </w:rPr>
        <w:t xml:space="preserve">. </w:t>
      </w:r>
      <w:r w:rsidR="001D65AC">
        <w:rPr>
          <w:rFonts w:ascii="Times New Roman" w:eastAsiaTheme="minorEastAsia" w:hAnsi="Times New Roman" w:cs="Times New Roman"/>
          <w:sz w:val="24"/>
          <w:szCs w:val="24"/>
        </w:rPr>
        <w:t>Off-policy learning methods are useful because they allow one to re-use experience from old policies, as we will see</w:t>
      </w:r>
      <w:r w:rsidR="006306A7">
        <w:rPr>
          <w:rFonts w:ascii="Times New Roman" w:eastAsiaTheme="minorEastAsia" w:hAnsi="Times New Roman" w:cs="Times New Roman"/>
          <w:sz w:val="24"/>
          <w:szCs w:val="24"/>
        </w:rPr>
        <w:t xml:space="preserve"> is useful</w:t>
      </w:r>
      <w:r w:rsidR="001D65AC">
        <w:rPr>
          <w:rFonts w:ascii="Times New Roman" w:eastAsiaTheme="minorEastAsia" w:hAnsi="Times New Roman" w:cs="Times New Roman"/>
          <w:sz w:val="24"/>
          <w:szCs w:val="24"/>
        </w:rPr>
        <w:t>, and to learn about the optimal policy while following an exploratory policy.</w:t>
      </w:r>
      <w:r w:rsidR="00D35ECB">
        <w:rPr>
          <w:rFonts w:ascii="Times New Roman" w:eastAsiaTheme="minorEastAsia" w:hAnsi="Times New Roman" w:cs="Times New Roman"/>
          <w:sz w:val="24"/>
          <w:szCs w:val="24"/>
        </w:rPr>
        <w:t xml:space="preserve"> </w:t>
      </w:r>
      <w:r w:rsidR="00D35ECB">
        <w:rPr>
          <w:rFonts w:ascii="Times New Roman" w:eastAsiaTheme="minorEastAsia" w:hAnsi="Times New Roman" w:cs="Times New Roman"/>
          <w:sz w:val="24"/>
          <w:szCs w:val="24"/>
        </w:rPr>
        <w:br/>
      </w:r>
      <w:r w:rsidR="00975919">
        <w:rPr>
          <w:rFonts w:ascii="Times New Roman" w:eastAsiaTheme="minorEastAsia" w:hAnsi="Times New Roman" w:cs="Times New Roman"/>
          <w:sz w:val="24"/>
          <w:szCs w:val="24"/>
        </w:rPr>
        <w:t xml:space="preserve">Given the two actions,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~μ</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and</m:t>
        </m:r>
        <m:r>
          <w:rPr>
            <w:rFonts w:ascii="Cambria Math" w:eastAsiaTheme="minorEastAsia" w:hAnsi="Cambria Math" w:cs="Times New Roman"/>
            <w:sz w:val="24"/>
            <w:szCs w:val="24"/>
          </w:rPr>
          <m:t xml:space="preserve"> A'~π(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oMath>
      <w:r w:rsidR="00975919">
        <w:rPr>
          <w:rFonts w:ascii="Times New Roman" w:eastAsiaTheme="minorEastAsia" w:hAnsi="Times New Roman" w:cs="Times New Roman"/>
          <w:sz w:val="24"/>
          <w:szCs w:val="24"/>
        </w:rPr>
        <w:t>, t</w:t>
      </w:r>
      <w:r>
        <w:rPr>
          <w:rFonts w:ascii="Times New Roman" w:eastAsiaTheme="minorEastAsia" w:hAnsi="Times New Roman" w:cs="Times New Roman"/>
          <w:sz w:val="24"/>
          <w:szCs w:val="24"/>
        </w:rPr>
        <w:t>he online update of the state action-value function is done according to (1).</w:t>
      </w:r>
      <w:r>
        <w:rPr>
          <w:rFonts w:ascii="Times New Roman" w:hAnsi="Times New Roman" w:cs="Times New Roman"/>
          <w:sz w:val="24"/>
          <w:szCs w:val="24"/>
        </w:rPr>
        <w:t xml:space="preserve"> </w:t>
      </w:r>
    </w:p>
    <w:p w14:paraId="3812D780" w14:textId="44D7F77A" w:rsidR="003D70E4" w:rsidRPr="00EC4956" w:rsidRDefault="003D70E4" w:rsidP="00290517">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+α</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+γQ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r>
                    <w:rPr>
                      <w:rFonts w:ascii="Cambria Math" w:hAnsi="Cambria Math" w:cs="Times New Roman"/>
                      <w:sz w:val="24"/>
                      <w:szCs w:val="24"/>
                    </w:rPr>
                    <m:t>,A'</m:t>
                  </m:r>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e>
          </m:d>
          <m:r>
            <w:rPr>
              <w:rFonts w:ascii="Cambria Math" w:eastAsiaTheme="minorEastAsia" w:hAnsi="Cambria Math" w:cs="Times New Roman"/>
              <w:sz w:val="24"/>
              <w:szCs w:val="24"/>
            </w:rPr>
            <m:t xml:space="preserve">    (1)</m:t>
          </m:r>
        </m:oMath>
      </m:oMathPara>
    </w:p>
    <w:p w14:paraId="00113F1D" w14:textId="5ECC2AB5" w:rsidR="00BD1F07" w:rsidRDefault="00975919" w:rsidP="00290517">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Both policies </w:t>
      </w:r>
      <w:r w:rsidR="00BD1F07">
        <w:rPr>
          <w:rFonts w:ascii="Times New Roman" w:eastAsiaTheme="minorEastAsia" w:hAnsi="Times New Roman" w:cs="Times New Roman"/>
          <w:sz w:val="24"/>
          <w:szCs w:val="24"/>
        </w:rPr>
        <w:t>are</w:t>
      </w:r>
      <w:r>
        <w:rPr>
          <w:rFonts w:ascii="Times New Roman" w:eastAsiaTheme="minorEastAsia" w:hAnsi="Times New Roman" w:cs="Times New Roman"/>
          <w:sz w:val="24"/>
          <w:szCs w:val="24"/>
        </w:rPr>
        <w:t xml:space="preserve"> improved, with the target being updated greedily</w:t>
      </w:r>
      <w:r w:rsidR="008E2D5F">
        <w:rPr>
          <w:rStyle w:val="FootnoteReference"/>
          <w:rFonts w:ascii="Times New Roman" w:eastAsiaTheme="minorEastAsia" w:hAnsi="Times New Roman" w:cs="Times New Roman"/>
          <w:sz w:val="24"/>
          <w:szCs w:val="24"/>
        </w:rPr>
        <w:footnoteReference w:id="5"/>
      </w:r>
      <w:r w:rsidR="00BD1F07">
        <w:rPr>
          <w:rFonts w:ascii="Times New Roman" w:eastAsiaTheme="minorEastAsia" w:hAnsi="Times New Roman" w:cs="Times New Roman"/>
          <w:sz w:val="24"/>
          <w:szCs w:val="24"/>
        </w:rPr>
        <w:t xml:space="preserve"> and the behaviour </w:t>
      </w:r>
      <m:oMath>
        <m:r>
          <w:rPr>
            <w:rFonts w:ascii="Cambria Math" w:eastAsiaTheme="minorEastAsia" w:hAnsi="Cambria Math" w:cs="Times New Roman"/>
            <w:sz w:val="24"/>
            <w:szCs w:val="24"/>
          </w:rPr>
          <m:t>ϵ</m:t>
        </m:r>
      </m:oMath>
      <w:r w:rsidR="00BD1F07">
        <w:rPr>
          <w:rFonts w:ascii="Times New Roman" w:eastAsiaTheme="minorEastAsia" w:hAnsi="Times New Roman" w:cs="Times New Roman"/>
          <w:sz w:val="24"/>
          <w:szCs w:val="24"/>
        </w:rPr>
        <w:t xml:space="preserve">-greedy, both w.r.t. </w:t>
      </w:r>
      <m:oMath>
        <m:r>
          <w:rPr>
            <w:rFonts w:ascii="Cambria Math" w:eastAsiaTheme="minorEastAsia" w:hAnsi="Cambria Math" w:cs="Times New Roman"/>
            <w:sz w:val="24"/>
            <w:szCs w:val="24"/>
          </w:rPr>
          <m:t>Q(s,a)</m:t>
        </m:r>
      </m:oMath>
      <w:r w:rsidR="00BD1F07">
        <w:rPr>
          <w:rFonts w:ascii="Times New Roman" w:eastAsiaTheme="minorEastAsia" w:hAnsi="Times New Roman" w:cs="Times New Roman"/>
          <w:sz w:val="24"/>
          <w:szCs w:val="24"/>
        </w:rPr>
        <w:t>, which simplifies the target as seen from (2).</w:t>
      </w:r>
    </w:p>
    <w:p w14:paraId="04C154D9" w14:textId="6C3239CB" w:rsidR="00BD1F07" w:rsidRDefault="00E8128F" w:rsidP="00290517">
      <w:pPr>
        <w:spacing w:line="480" w:lineRule="auto"/>
        <w:jc w:val="both"/>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+γQ(</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e>
            </m:mr>
            <m:m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+γQ</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argmax</m:t>
                          </m:r>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mr>
                    </m:m>
                    <m:r>
                      <w:rPr>
                        <w:rFonts w:ascii="Cambria Math" w:eastAsiaTheme="minorEastAsia" w:hAnsi="Cambria Math" w:cs="Times New Roman"/>
                        <w:sz w:val="24"/>
                        <w:szCs w:val="24"/>
                      </w:rPr>
                      <m:t>Q</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d>
                  </m:e>
                </m:d>
              </m:e>
            </m:mr>
            <m:mr>
              <m:e>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max</m:t>
                            </m:r>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mr>
                      </m:m>
                      <m:r>
                        <w:rPr>
                          <w:rFonts w:ascii="Cambria Math" w:eastAsiaTheme="minorEastAsia" w:hAnsi="Cambria Math" w:cs="Times New Roman"/>
                          <w:sz w:val="24"/>
                          <w:szCs w:val="24"/>
                        </w:rPr>
                        <m:t>γQ</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e>
                  </m:mr>
                  <m:mr>
                    <m:e>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r>
                        <w:rPr>
                          <w:rFonts w:ascii="Cambria Math" w:hAnsi="Cambria Math" w:cs="Times New Roman"/>
                          <w:sz w:val="24"/>
                          <w:szCs w:val="24"/>
                        </w:rPr>
                        <m:t>+α</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t+1</m:t>
                              </m:r>
                            </m:sub>
                          </m:sSub>
                          <m:r>
                            <w:rPr>
                              <w:rFonts w:ascii="Cambria Math" w:hAnsi="Cambria Math" w:cs="Times New Roman"/>
                              <w:sz w:val="24"/>
                              <w:szCs w:val="24"/>
                            </w:rPr>
                            <m:t>+</m:t>
                          </m:r>
                          <m:r>
                            <w:rPr>
                              <w:rFonts w:ascii="Cambria Math" w:eastAsiaTheme="minorEastAsia" w:hAnsi="Cambria Math" w:cs="Times New Roman"/>
                              <w:sz w:val="24"/>
                              <w:szCs w:val="24"/>
                            </w:rPr>
                            <m:t>γ</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max</m:t>
                                </m:r>
                              </m:e>
                            </m:mr>
                            <m:m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mr>
                          </m:m>
                          <m:r>
                            <w:rPr>
                              <w:rFonts w:ascii="Cambria Math" w:eastAsiaTheme="minorEastAsia" w:hAnsi="Cambria Math" w:cs="Times New Roman"/>
                              <w:sz w:val="24"/>
                              <w:szCs w:val="24"/>
                            </w:rPr>
                            <m:t>Q</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m:t>
                                  </m:r>
                                </m:sup>
                              </m:sSup>
                            </m:e>
                          </m:d>
                          <m:r>
                            <w:rPr>
                              <w:rFonts w:ascii="Cambria Math" w:hAnsi="Cambria Math" w:cs="Times New Roman"/>
                              <w:sz w:val="24"/>
                              <w:szCs w:val="24"/>
                            </w:rPr>
                            <m:t>-Q</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t</m:t>
                                  </m:r>
                                </m:sub>
                              </m:sSub>
                            </m:e>
                          </m:d>
                        </m:e>
                      </m:d>
                      <m:r>
                        <w:rPr>
                          <w:rFonts w:ascii="Cambria Math" w:eastAsiaTheme="minorEastAsia" w:hAnsi="Cambria Math" w:cs="Times New Roman"/>
                          <w:sz w:val="24"/>
                          <w:szCs w:val="24"/>
                        </w:rPr>
                        <m:t xml:space="preserve"> </m:t>
                      </m:r>
                    </m:e>
                  </m:mr>
                </m:m>
              </m:e>
            </m:mr>
          </m:m>
          <m:r>
            <w:rPr>
              <w:rFonts w:ascii="Cambria Math" w:eastAsiaTheme="minorEastAsia" w:hAnsi="Cambria Math" w:cs="Times New Roman"/>
              <w:sz w:val="24"/>
              <w:szCs w:val="24"/>
            </w:rPr>
            <m:t xml:space="preserve">       (2)</m:t>
          </m:r>
        </m:oMath>
      </m:oMathPara>
    </w:p>
    <w:p w14:paraId="204BA8B1" w14:textId="79180FFF" w:rsidR="00EE30BF" w:rsidRDefault="00EE30BF" w:rsidP="00EE30BF">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substituted expression is just the current estimate of the optimal future value. </w:t>
      </w:r>
    </w:p>
    <w:p w14:paraId="7C0355F4" w14:textId="0FE4C2FC" w:rsidR="007921BD" w:rsidRDefault="007921BD" w:rsidP="007921BD">
      <w:pPr>
        <w:spacing w:line="480" w:lineRule="auto"/>
        <w:jc w:val="center"/>
        <w:rPr>
          <w:rFonts w:ascii="Times New Roman" w:eastAsiaTheme="minorEastAsia" w:hAnsi="Times New Roman" w:cs="Times New Roman"/>
          <w:i/>
          <w:iCs/>
          <w:sz w:val="24"/>
          <w:szCs w:val="24"/>
        </w:rPr>
      </w:pPr>
      <w:r w:rsidRPr="007921BD">
        <w:rPr>
          <w:rFonts w:ascii="Times New Roman" w:eastAsiaTheme="minorEastAsia" w:hAnsi="Times New Roman" w:cs="Times New Roman"/>
          <w:i/>
          <w:iCs/>
          <w:sz w:val="24"/>
          <w:szCs w:val="24"/>
        </w:rPr>
        <w:lastRenderedPageBreak/>
        <w:t xml:space="preserve">Figure 2 – </w:t>
      </w:r>
      <w:r w:rsidR="006306A7">
        <w:rPr>
          <w:rFonts w:ascii="Times New Roman" w:eastAsiaTheme="minorEastAsia" w:hAnsi="Times New Roman" w:cs="Times New Roman"/>
          <w:i/>
          <w:iCs/>
          <w:sz w:val="24"/>
          <w:szCs w:val="24"/>
        </w:rPr>
        <w:t xml:space="preserve">Q-learning </w:t>
      </w:r>
      <w:r w:rsidRPr="007921BD">
        <w:rPr>
          <w:rFonts w:ascii="Times New Roman" w:eastAsiaTheme="minorEastAsia" w:hAnsi="Times New Roman" w:cs="Times New Roman"/>
          <w:i/>
          <w:iCs/>
          <w:sz w:val="24"/>
          <w:szCs w:val="24"/>
        </w:rPr>
        <w:t>algorithm</w:t>
      </w:r>
      <w:r>
        <w:rPr>
          <w:rFonts w:ascii="Times New Roman" w:eastAsiaTheme="minorEastAsia" w:hAnsi="Times New Roman" w:cs="Times New Roman"/>
          <w:sz w:val="24"/>
          <w:szCs w:val="24"/>
        </w:rPr>
        <w:br/>
      </w:r>
      <w:r w:rsidR="00EE30BF">
        <w:rPr>
          <w:rFonts w:ascii="Times New Roman" w:eastAsiaTheme="minorEastAsia" w:hAnsi="Times New Roman" w:cs="Times New Roman"/>
          <w:noProof/>
          <w:sz w:val="24"/>
          <w:szCs w:val="24"/>
        </w:rPr>
        <w:drawing>
          <wp:inline distT="0" distB="0" distL="0" distR="0" wp14:anchorId="3CA7F122" wp14:editId="378C9FE0">
            <wp:extent cx="4332480" cy="180000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learning.PNG"/>
                    <pic:cNvPicPr/>
                  </pic:nvPicPr>
                  <pic:blipFill>
                    <a:blip r:embed="rId12">
                      <a:extLst>
                        <a:ext uri="{28A0092B-C50C-407E-A947-70E740481C1C}">
                          <a14:useLocalDpi xmlns:a14="http://schemas.microsoft.com/office/drawing/2010/main" val="0"/>
                        </a:ext>
                      </a:extLst>
                    </a:blip>
                    <a:stretch>
                      <a:fillRect/>
                    </a:stretch>
                  </pic:blipFill>
                  <pic:spPr>
                    <a:xfrm>
                      <a:off x="0" y="0"/>
                      <a:ext cx="4332480" cy="1800000"/>
                    </a:xfrm>
                    <a:prstGeom prst="rect">
                      <a:avLst/>
                    </a:prstGeom>
                  </pic:spPr>
                </pic:pic>
              </a:graphicData>
            </a:graphic>
          </wp:inline>
        </w:drawing>
      </w:r>
      <w:r>
        <w:rPr>
          <w:rFonts w:ascii="Times New Roman" w:eastAsiaTheme="minorEastAsia" w:hAnsi="Times New Roman" w:cs="Times New Roman"/>
          <w:sz w:val="24"/>
          <w:szCs w:val="24"/>
        </w:rPr>
        <w:br/>
      </w:r>
      <w:r w:rsidRPr="00065FF7">
        <w:rPr>
          <w:rFonts w:ascii="Times New Roman" w:eastAsiaTheme="minorEastAsia" w:hAnsi="Times New Roman" w:cs="Times New Roman"/>
          <w:i/>
          <w:iCs/>
          <w:sz w:val="20"/>
          <w:szCs w:val="20"/>
        </w:rPr>
        <w:t>Credit: (Sutton and Barto, 2018)</w:t>
      </w:r>
    </w:p>
    <w:p w14:paraId="75332BD3" w14:textId="5618FCC9" w:rsidR="007921BD" w:rsidRDefault="00EE30BF" w:rsidP="007921BD">
      <w:pPr>
        <w:spacing w:line="480" w:lineRule="auto"/>
        <w:rPr>
          <w:rFonts w:ascii="Times New Roman" w:hAnsi="Times New Roman" w:cs="Times New Roman"/>
          <w:sz w:val="24"/>
          <w:szCs w:val="24"/>
        </w:rPr>
      </w:pPr>
      <w:r>
        <w:rPr>
          <w:rFonts w:ascii="Times New Roman" w:hAnsi="Times New Roman" w:cs="Times New Roman"/>
          <w:sz w:val="24"/>
          <w:szCs w:val="24"/>
        </w:rPr>
        <w:t>Q-learning</w:t>
      </w:r>
      <w:r w:rsidR="00DF2495">
        <w:rPr>
          <w:rFonts w:ascii="Times New Roman" w:hAnsi="Times New Roman" w:cs="Times New Roman"/>
          <w:sz w:val="24"/>
          <w:szCs w:val="24"/>
        </w:rPr>
        <w:t xml:space="preserve"> converges to the optimal policy and action-value function, with probability 1, under the assumption that all states are visited infinite number of times</w:t>
      </w:r>
      <w:r w:rsidR="00DF0AD4">
        <w:rPr>
          <w:rStyle w:val="FootnoteReference"/>
          <w:rFonts w:ascii="Times New Roman" w:hAnsi="Times New Roman" w:cs="Times New Roman"/>
          <w:sz w:val="24"/>
          <w:szCs w:val="24"/>
        </w:rPr>
        <w:footnoteReference w:id="6"/>
      </w:r>
      <w:r w:rsidR="00ED71F7">
        <w:rPr>
          <w:rFonts w:ascii="Times New Roman" w:hAnsi="Times New Roman" w:cs="Times New Roman"/>
          <w:sz w:val="24"/>
          <w:szCs w:val="24"/>
        </w:rPr>
        <w:t>, illustrated in (</w:t>
      </w:r>
      <w:r w:rsidR="00A80072">
        <w:rPr>
          <w:rFonts w:ascii="Times New Roman" w:hAnsi="Times New Roman" w:cs="Times New Roman"/>
          <w:sz w:val="24"/>
          <w:szCs w:val="24"/>
        </w:rPr>
        <w:t>3</w:t>
      </w:r>
      <w:r w:rsidR="00ED71F7">
        <w:rPr>
          <w:rFonts w:ascii="Times New Roman" w:hAnsi="Times New Roman" w:cs="Times New Roman"/>
          <w:sz w:val="24"/>
          <w:szCs w:val="24"/>
        </w:rPr>
        <w:t>)</w:t>
      </w:r>
      <w:r w:rsidR="00DF2495">
        <w:rPr>
          <w:rFonts w:ascii="Times New Roman" w:hAnsi="Times New Roman" w:cs="Times New Roman"/>
          <w:sz w:val="24"/>
          <w:szCs w:val="24"/>
        </w:rPr>
        <w:t xml:space="preserve">. </w:t>
      </w:r>
    </w:p>
    <w:p w14:paraId="7D70AFC2" w14:textId="700C48A6" w:rsidR="00AC61D7" w:rsidRDefault="00EE30BF" w:rsidP="007921BD">
      <w:pPr>
        <w:spacing w:line="480" w:lineRule="auto"/>
        <w:rPr>
          <w:rFonts w:ascii="Times New Roman" w:hAnsi="Times New Roman" w:cs="Times New Roman"/>
          <w:sz w:val="24"/>
          <w:szCs w:val="24"/>
        </w:rPr>
      </w:pPr>
      <m:oMathPara>
        <m:oMath>
          <m:r>
            <w:rPr>
              <w:rFonts w:ascii="Cambria Math" w:hAnsi="Cambria Math" w:cs="Times New Roman"/>
              <w:sz w:val="24"/>
              <w:szCs w:val="24"/>
            </w:rPr>
            <m:t>Q</m:t>
          </m:r>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 xml:space="preserve"> for # of episodes→∞</m:t>
          </m:r>
          <m:r>
            <w:rPr>
              <w:rFonts w:ascii="Cambria Math" w:eastAsiaTheme="minorEastAsia" w:hAnsi="Cambria Math" w:cs="Times New Roman"/>
              <w:sz w:val="24"/>
              <w:szCs w:val="24"/>
            </w:rPr>
            <m:t xml:space="preserve">     (3)</m:t>
          </m:r>
        </m:oMath>
      </m:oMathPara>
    </w:p>
    <w:p w14:paraId="48942F42" w14:textId="10D8046F" w:rsidR="005357FF" w:rsidRDefault="00091721"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BC4F3F">
        <w:rPr>
          <w:rFonts w:ascii="Times New Roman" w:hAnsi="Times New Roman" w:cs="Times New Roman"/>
          <w:sz w:val="24"/>
          <w:szCs w:val="24"/>
        </w:rPr>
        <w:t>Q-learning</w:t>
      </w:r>
      <w:r>
        <w:rPr>
          <w:rFonts w:ascii="Times New Roman" w:hAnsi="Times New Roman" w:cs="Times New Roman"/>
          <w:sz w:val="24"/>
          <w:szCs w:val="24"/>
        </w:rPr>
        <w:t xml:space="preserve"> algorithm showed in figure 2 can seem too simple to work on real-life large-scale control problems. However, </w:t>
      </w:r>
      <w:r w:rsidR="00BC4F3F">
        <w:rPr>
          <w:rFonts w:ascii="Times New Roman" w:hAnsi="Times New Roman" w:cs="Times New Roman"/>
          <w:sz w:val="24"/>
          <w:szCs w:val="24"/>
        </w:rPr>
        <w:t>it</w:t>
      </w:r>
      <w:r>
        <w:rPr>
          <w:rFonts w:ascii="Times New Roman" w:hAnsi="Times New Roman" w:cs="Times New Roman"/>
          <w:sz w:val="24"/>
          <w:szCs w:val="24"/>
        </w:rPr>
        <w:t xml:space="preserve"> illustrat</w:t>
      </w:r>
      <w:r w:rsidR="00BC4F3F">
        <w:rPr>
          <w:rFonts w:ascii="Times New Roman" w:hAnsi="Times New Roman" w:cs="Times New Roman"/>
          <w:sz w:val="24"/>
          <w:szCs w:val="24"/>
        </w:rPr>
        <w:t>es</w:t>
      </w:r>
      <w:r>
        <w:rPr>
          <w:rFonts w:ascii="Times New Roman" w:hAnsi="Times New Roman" w:cs="Times New Roman"/>
          <w:sz w:val="24"/>
          <w:szCs w:val="24"/>
        </w:rPr>
        <w:t xml:space="preserve"> the high-level idea, about improve an estimate in online fashion – which </w:t>
      </w:r>
      <w:r w:rsidR="00BC4F3F">
        <w:rPr>
          <w:rFonts w:ascii="Times New Roman" w:hAnsi="Times New Roman" w:cs="Times New Roman"/>
          <w:sz w:val="24"/>
          <w:szCs w:val="24"/>
        </w:rPr>
        <w:t>is</w:t>
      </w:r>
      <w:r>
        <w:rPr>
          <w:rFonts w:ascii="Times New Roman" w:hAnsi="Times New Roman" w:cs="Times New Roman"/>
          <w:sz w:val="24"/>
          <w:szCs w:val="24"/>
        </w:rPr>
        <w:t xml:space="preserve"> essential before covering the policy gradient methods</w:t>
      </w:r>
      <w:r w:rsidR="005357FF">
        <w:rPr>
          <w:rFonts w:ascii="Times New Roman" w:hAnsi="Times New Roman" w:cs="Times New Roman"/>
          <w:sz w:val="24"/>
          <w:szCs w:val="24"/>
        </w:rPr>
        <w:t>.</w:t>
      </w:r>
      <w:r>
        <w:rPr>
          <w:rFonts w:ascii="Times New Roman" w:hAnsi="Times New Roman" w:cs="Times New Roman"/>
          <w:sz w:val="24"/>
          <w:szCs w:val="24"/>
        </w:rPr>
        <w:t xml:space="preserve"> </w:t>
      </w:r>
      <w:r w:rsidR="001109AF">
        <w:rPr>
          <w:rFonts w:ascii="Times New Roman" w:hAnsi="Times New Roman" w:cs="Times New Roman"/>
          <w:sz w:val="24"/>
          <w:szCs w:val="24"/>
        </w:rPr>
        <w:br/>
        <w:t xml:space="preserve">Q-learning is in practical purposes </w:t>
      </w:r>
      <w:r>
        <w:rPr>
          <w:rFonts w:ascii="Times New Roman" w:hAnsi="Times New Roman" w:cs="Times New Roman"/>
          <w:sz w:val="24"/>
          <w:szCs w:val="24"/>
        </w:rPr>
        <w:t xml:space="preserve">couple with some minor tricks, as </w:t>
      </w:r>
      <w:r w:rsidRPr="00091721">
        <w:rPr>
          <w:rFonts w:ascii="Times New Roman" w:hAnsi="Times New Roman" w:cs="Times New Roman"/>
          <w:i/>
          <w:iCs/>
          <w:sz w:val="24"/>
          <w:szCs w:val="24"/>
        </w:rPr>
        <w:t>batch</w:t>
      </w:r>
      <w:r>
        <w:rPr>
          <w:rFonts w:ascii="Times New Roman" w:hAnsi="Times New Roman" w:cs="Times New Roman"/>
          <w:sz w:val="24"/>
          <w:szCs w:val="24"/>
        </w:rPr>
        <w:t xml:space="preserve"> updates</w:t>
      </w:r>
      <w:r w:rsidR="00FD1BD8">
        <w:rPr>
          <w:rFonts w:ascii="Times New Roman" w:hAnsi="Times New Roman" w:cs="Times New Roman"/>
          <w:sz w:val="24"/>
          <w:szCs w:val="24"/>
        </w:rPr>
        <w:t xml:space="preserve">, </w:t>
      </w:r>
      <w:r w:rsidRPr="00091721">
        <w:rPr>
          <w:rFonts w:ascii="Times New Roman" w:hAnsi="Times New Roman" w:cs="Times New Roman"/>
          <w:i/>
          <w:iCs/>
          <w:sz w:val="24"/>
          <w:szCs w:val="24"/>
        </w:rPr>
        <w:t>eligibility</w:t>
      </w:r>
      <w:r>
        <w:rPr>
          <w:rFonts w:ascii="Times New Roman" w:hAnsi="Times New Roman" w:cs="Times New Roman"/>
          <w:sz w:val="24"/>
          <w:szCs w:val="24"/>
        </w:rPr>
        <w:t xml:space="preserve"> </w:t>
      </w:r>
      <w:r w:rsidRPr="00091721">
        <w:rPr>
          <w:rFonts w:ascii="Times New Roman" w:hAnsi="Times New Roman" w:cs="Times New Roman"/>
          <w:i/>
          <w:iCs/>
          <w:sz w:val="24"/>
          <w:szCs w:val="24"/>
        </w:rPr>
        <w:t>traces</w:t>
      </w:r>
      <w:r>
        <w:rPr>
          <w:rFonts w:ascii="Times New Roman" w:hAnsi="Times New Roman" w:cs="Times New Roman"/>
          <w:sz w:val="24"/>
          <w:szCs w:val="24"/>
        </w:rPr>
        <w:t xml:space="preserve"> </w:t>
      </w:r>
      <w:r w:rsidR="00FD1BD8">
        <w:rPr>
          <w:rFonts w:ascii="Times New Roman" w:hAnsi="Times New Roman" w:cs="Times New Roman"/>
          <w:sz w:val="24"/>
          <w:szCs w:val="24"/>
        </w:rPr>
        <w:t xml:space="preserve">and </w:t>
      </w:r>
      <w:r w:rsidR="00FD1BD8" w:rsidRPr="00FD1BD8">
        <w:rPr>
          <w:rFonts w:ascii="Times New Roman" w:hAnsi="Times New Roman" w:cs="Times New Roman"/>
          <w:i/>
          <w:iCs/>
          <w:sz w:val="24"/>
          <w:szCs w:val="24"/>
        </w:rPr>
        <w:t>function approximation</w:t>
      </w:r>
      <w:r w:rsidR="00FD1BD8">
        <w:rPr>
          <w:rFonts w:ascii="Times New Roman" w:hAnsi="Times New Roman" w:cs="Times New Roman"/>
          <w:sz w:val="24"/>
          <w:szCs w:val="24"/>
        </w:rPr>
        <w:t xml:space="preserve"> </w:t>
      </w:r>
      <w:r>
        <w:rPr>
          <w:rFonts w:ascii="Times New Roman" w:hAnsi="Times New Roman" w:cs="Times New Roman"/>
          <w:sz w:val="24"/>
          <w:szCs w:val="24"/>
        </w:rPr>
        <w:t xml:space="preserve">for more efficient </w:t>
      </w:r>
      <w:r w:rsidR="00FD1BD8">
        <w:rPr>
          <w:rFonts w:ascii="Times New Roman" w:hAnsi="Times New Roman" w:cs="Times New Roman"/>
          <w:sz w:val="24"/>
          <w:szCs w:val="24"/>
        </w:rPr>
        <w:t xml:space="preserve">scalable </w:t>
      </w:r>
      <w:r>
        <w:rPr>
          <w:rFonts w:ascii="Times New Roman" w:hAnsi="Times New Roman" w:cs="Times New Roman"/>
          <w:sz w:val="24"/>
          <w:szCs w:val="24"/>
        </w:rPr>
        <w:t>learning. Batch updates will be explained in a section to come, but the interested reader should consult (Sutton and Barto, 2018: Chapter 12) for a description of eligibility traces.</w:t>
      </w:r>
    </w:p>
    <w:p w14:paraId="2939A3E5" w14:textId="28E27E23" w:rsidR="00FD1BD8" w:rsidRDefault="00D61A02" w:rsidP="007921BD">
      <w:pPr>
        <w:spacing w:line="480" w:lineRule="auto"/>
        <w:rPr>
          <w:rFonts w:ascii="Times New Roman" w:hAnsi="Times New Roman" w:cs="Times New Roman"/>
          <w:sz w:val="24"/>
          <w:szCs w:val="24"/>
        </w:rPr>
      </w:pPr>
      <w:r>
        <w:rPr>
          <w:rFonts w:ascii="Times New Roman" w:hAnsi="Times New Roman" w:cs="Times New Roman"/>
          <w:sz w:val="24"/>
          <w:szCs w:val="24"/>
        </w:rPr>
        <w:t>Doing convergence of (</w:t>
      </w:r>
      <w:r w:rsidR="008E2D5F">
        <w:rPr>
          <w:rFonts w:ascii="Times New Roman" w:hAnsi="Times New Roman" w:cs="Times New Roman"/>
          <w:sz w:val="24"/>
          <w:szCs w:val="24"/>
        </w:rPr>
        <w:t>3</w:t>
      </w:r>
      <w:r>
        <w:rPr>
          <w:rFonts w:ascii="Times New Roman" w:hAnsi="Times New Roman" w:cs="Times New Roman"/>
          <w:sz w:val="24"/>
          <w:szCs w:val="24"/>
        </w:rPr>
        <w:t xml:space="preserve">), the function on the left-side is a so-called </w:t>
      </w:r>
      <w:r w:rsidRPr="00D61A02">
        <w:rPr>
          <w:rFonts w:ascii="Times New Roman" w:hAnsi="Times New Roman" w:cs="Times New Roman"/>
          <w:i/>
          <w:iCs/>
          <w:sz w:val="24"/>
          <w:szCs w:val="24"/>
        </w:rPr>
        <w:t>approximate</w:t>
      </w:r>
      <w:r>
        <w:rPr>
          <w:rFonts w:ascii="Times New Roman" w:hAnsi="Times New Roman" w:cs="Times New Roman"/>
          <w:sz w:val="24"/>
          <w:szCs w:val="24"/>
        </w:rPr>
        <w:t xml:space="preserve"> state action-value function, which is the simple case is look-up table with size </w:t>
      </w:r>
      <m:oMath>
        <m:d>
          <m:dPr>
            <m:ctrlPr>
              <w:rPr>
                <w:rFonts w:ascii="Cambria Math" w:hAnsi="Cambria Math" w:cs="Times New Roman"/>
                <w:i/>
                <w:sz w:val="24"/>
                <w:szCs w:val="24"/>
              </w:rPr>
            </m:ctrlPr>
          </m:dPr>
          <m:e>
            <m:r>
              <w:rPr>
                <w:rFonts w:ascii="Cambria Math" w:hAnsi="Cambria Math" w:cs="Times New Roman"/>
                <w:sz w:val="24"/>
                <w:szCs w:val="24"/>
              </w:rPr>
              <m:t>S⋅A</m:t>
            </m:r>
          </m:e>
        </m:d>
        <m:r>
          <w:rPr>
            <w:rFonts w:ascii="Cambria Math" w:hAnsi="Cambria Math" w:cs="Times New Roman"/>
            <w:sz w:val="24"/>
            <w:szCs w:val="24"/>
          </w:rPr>
          <m:t xml:space="preserve"> x </m:t>
        </m:r>
        <m:d>
          <m:dPr>
            <m:ctrlPr>
              <w:rPr>
                <w:rFonts w:ascii="Cambria Math" w:hAnsi="Cambria Math" w:cs="Times New Roman"/>
                <w:i/>
                <w:sz w:val="24"/>
                <w:szCs w:val="24"/>
              </w:rPr>
            </m:ctrlPr>
          </m:dPr>
          <m:e>
            <m:r>
              <w:rPr>
                <w:rFonts w:ascii="Cambria Math" w:hAnsi="Cambria Math" w:cs="Times New Roman"/>
                <w:sz w:val="24"/>
                <w:szCs w:val="24"/>
              </w:rPr>
              <m:t>S⋅A</m:t>
            </m:r>
          </m:e>
        </m:d>
      </m:oMath>
      <w:r>
        <w:rPr>
          <w:rFonts w:ascii="Times New Roman" w:hAnsi="Times New Roman" w:cs="Times New Roman"/>
          <w:sz w:val="24"/>
          <w:szCs w:val="24"/>
        </w:rPr>
        <w:t xml:space="preserve">. In real-life applications, such a table is often impossible to store in memory. </w:t>
      </w:r>
      <w:r w:rsidR="00FD1BD8">
        <w:rPr>
          <w:rFonts w:ascii="Times New Roman" w:hAnsi="Times New Roman" w:cs="Times New Roman"/>
          <w:sz w:val="24"/>
          <w:szCs w:val="24"/>
        </w:rPr>
        <w:t>To ensure scalability</w:t>
      </w:r>
      <w:r>
        <w:rPr>
          <w:rFonts w:ascii="Times New Roman" w:hAnsi="Times New Roman" w:cs="Times New Roman"/>
          <w:sz w:val="24"/>
          <w:szCs w:val="24"/>
        </w:rPr>
        <w:t xml:space="preserve">, function approximations are used, </w:t>
      </w:r>
      <w:r w:rsidR="00277DC2">
        <w:rPr>
          <w:rFonts w:ascii="Times New Roman" w:hAnsi="Times New Roman" w:cs="Times New Roman"/>
          <w:sz w:val="24"/>
          <w:szCs w:val="24"/>
        </w:rPr>
        <w:t>implying the look-up table is replaced with a paramet</w:t>
      </w:r>
      <w:r w:rsidR="008E2D5F">
        <w:rPr>
          <w:rFonts w:ascii="Times New Roman" w:hAnsi="Times New Roman" w:cs="Times New Roman"/>
          <w:sz w:val="24"/>
          <w:szCs w:val="24"/>
        </w:rPr>
        <w:t>er</w:t>
      </w:r>
      <w:r w:rsidR="00277DC2">
        <w:rPr>
          <w:rFonts w:ascii="Times New Roman" w:hAnsi="Times New Roman" w:cs="Times New Roman"/>
          <w:sz w:val="24"/>
          <w:szCs w:val="24"/>
        </w:rPr>
        <w:t>ised function</w:t>
      </w:r>
      <w:r w:rsidR="0044589F">
        <w:rPr>
          <w:rFonts w:ascii="Times New Roman" w:hAnsi="Times New Roman" w:cs="Times New Roman"/>
          <w:sz w:val="24"/>
          <w:szCs w:val="24"/>
        </w:rPr>
        <w:t>,</w:t>
      </w:r>
      <w:r w:rsidR="00277DC2">
        <w:rPr>
          <w:rFonts w:ascii="Times New Roman" w:hAnsi="Times New Roman" w:cs="Times New Roman"/>
          <w:sz w:val="24"/>
          <w:szCs w:val="24"/>
        </w:rPr>
        <w:t xml:space="preserve"> which could be a linear combination of features, a neural network or </w:t>
      </w:r>
      <w:r w:rsidR="00277DC2">
        <w:rPr>
          <w:rFonts w:ascii="Times New Roman" w:hAnsi="Times New Roman" w:cs="Times New Roman"/>
          <w:sz w:val="24"/>
          <w:szCs w:val="24"/>
        </w:rPr>
        <w:lastRenderedPageBreak/>
        <w:t xml:space="preserve">something third. The full description of function approximations are covered in (Sutton and Barto, 2018; Chapter 9,10 &amp; 11), but for now it should be noted that the approximate state action-value function changes from </w:t>
      </w:r>
      <m:oMath>
        <m:r>
          <w:rPr>
            <w:rFonts w:ascii="Cambria Math" w:hAnsi="Cambria Math" w:cs="Times New Roman"/>
            <w:sz w:val="24"/>
            <w:szCs w:val="24"/>
          </w:rPr>
          <m:t>q(s,a)</m:t>
        </m:r>
      </m:oMath>
      <w:r w:rsidR="00277DC2">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q(s,a,w)</m:t>
        </m:r>
      </m:oMath>
      <w:r w:rsidR="00277DC2">
        <w:rPr>
          <w:rFonts w:ascii="Times New Roman" w:eastAsiaTheme="minorEastAsia" w:hAnsi="Times New Roman" w:cs="Times New Roman"/>
          <w:sz w:val="24"/>
          <w:szCs w:val="24"/>
        </w:rPr>
        <w:t xml:space="preserve">, and updating the weights in the correct direction improves </w:t>
      </w:r>
      <w:r w:rsidR="0044589F">
        <w:rPr>
          <w:rFonts w:ascii="Times New Roman" w:eastAsiaTheme="minorEastAsia" w:hAnsi="Times New Roman" w:cs="Times New Roman"/>
          <w:sz w:val="24"/>
          <w:szCs w:val="24"/>
        </w:rPr>
        <w:t xml:space="preserve">the </w:t>
      </w:r>
      <w:r w:rsidR="00277DC2">
        <w:rPr>
          <w:rFonts w:ascii="Times New Roman" w:eastAsiaTheme="minorEastAsia" w:hAnsi="Times New Roman" w:cs="Times New Roman"/>
          <w:sz w:val="24"/>
          <w:szCs w:val="24"/>
        </w:rPr>
        <w:t xml:space="preserve">approximate state action-value function in the desired direction. </w:t>
      </w:r>
    </w:p>
    <w:p w14:paraId="1B08D306" w14:textId="7C342A9D" w:rsidR="00FD1BD8" w:rsidRDefault="00FD1BD8" w:rsidP="007921BD">
      <w:pPr>
        <w:spacing w:line="480" w:lineRule="auto"/>
        <w:rPr>
          <w:rFonts w:ascii="Times New Roman" w:hAnsi="Times New Roman" w:cs="Times New Roman"/>
          <w:sz w:val="24"/>
          <w:szCs w:val="24"/>
        </w:rPr>
      </w:pPr>
      <w:r>
        <w:rPr>
          <w:rFonts w:ascii="Times New Roman" w:hAnsi="Times New Roman" w:cs="Times New Roman"/>
          <w:sz w:val="24"/>
          <w:szCs w:val="24"/>
        </w:rPr>
        <w:t>Before moving on to policy gradient methods, which are</w:t>
      </w:r>
      <w:r w:rsidR="00F9733E">
        <w:rPr>
          <w:rFonts w:ascii="Times New Roman" w:hAnsi="Times New Roman" w:cs="Times New Roman"/>
          <w:sz w:val="24"/>
          <w:szCs w:val="24"/>
        </w:rPr>
        <w:t xml:space="preserve"> </w:t>
      </w:r>
      <w:r>
        <w:rPr>
          <w:rFonts w:ascii="Times New Roman" w:hAnsi="Times New Roman" w:cs="Times New Roman"/>
          <w:sz w:val="24"/>
          <w:szCs w:val="24"/>
        </w:rPr>
        <w:t xml:space="preserve">mostly used in the industry today (Karpathy, 2016), it is worth to look at what drove the transition to </w:t>
      </w:r>
      <w:r>
        <w:rPr>
          <w:rFonts w:ascii="Times New Roman" w:hAnsi="Times New Roman" w:cs="Times New Roman"/>
          <w:i/>
          <w:iCs/>
          <w:sz w:val="24"/>
          <w:szCs w:val="24"/>
        </w:rPr>
        <w:t>deep</w:t>
      </w:r>
      <w:r>
        <w:rPr>
          <w:rFonts w:ascii="Times New Roman" w:hAnsi="Times New Roman" w:cs="Times New Roman"/>
          <w:sz w:val="24"/>
          <w:szCs w:val="24"/>
        </w:rPr>
        <w:t xml:space="preserve"> RL.</w:t>
      </w:r>
    </w:p>
    <w:p w14:paraId="435A63FE" w14:textId="02FDF860" w:rsidR="00FD1BD8" w:rsidRDefault="00F9733E"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Today’s </w:t>
      </w:r>
      <w:r w:rsidR="009C133B">
        <w:rPr>
          <w:rFonts w:ascii="Times New Roman" w:hAnsi="Times New Roman" w:cs="Times New Roman"/>
          <w:sz w:val="24"/>
          <w:szCs w:val="24"/>
        </w:rPr>
        <w:t xml:space="preserve">choice of function approximators are </w:t>
      </w:r>
      <w:r>
        <w:rPr>
          <w:rFonts w:ascii="Times New Roman" w:hAnsi="Times New Roman" w:cs="Times New Roman"/>
          <w:sz w:val="24"/>
          <w:szCs w:val="24"/>
        </w:rPr>
        <w:t xml:space="preserve">most often </w:t>
      </w:r>
      <w:r w:rsidR="009C133B">
        <w:rPr>
          <w:rFonts w:ascii="Times New Roman" w:hAnsi="Times New Roman" w:cs="Times New Roman"/>
          <w:sz w:val="24"/>
          <w:szCs w:val="24"/>
        </w:rPr>
        <w:t>neural networks</w:t>
      </w:r>
      <w:r>
        <w:rPr>
          <w:rFonts w:ascii="Times New Roman" w:hAnsi="Times New Roman" w:cs="Times New Roman"/>
          <w:sz w:val="24"/>
          <w:szCs w:val="24"/>
        </w:rPr>
        <w:t xml:space="preserve"> (net</w:t>
      </w:r>
      <w:r w:rsidR="00945963">
        <w:rPr>
          <w:rFonts w:ascii="Times New Roman" w:hAnsi="Times New Roman" w:cs="Times New Roman"/>
          <w:sz w:val="24"/>
          <w:szCs w:val="24"/>
        </w:rPr>
        <w:t>s</w:t>
      </w:r>
      <w:r>
        <w:rPr>
          <w:rFonts w:ascii="Times New Roman" w:hAnsi="Times New Roman" w:cs="Times New Roman"/>
          <w:sz w:val="24"/>
          <w:szCs w:val="24"/>
        </w:rPr>
        <w:t>)</w:t>
      </w:r>
      <w:r w:rsidR="009C133B">
        <w:rPr>
          <w:rFonts w:ascii="Times New Roman" w:hAnsi="Times New Roman" w:cs="Times New Roman"/>
          <w:sz w:val="24"/>
          <w:szCs w:val="24"/>
        </w:rPr>
        <w:t>, and t</w:t>
      </w:r>
      <w:r w:rsidR="00FD1BD8">
        <w:rPr>
          <w:rFonts w:ascii="Times New Roman" w:hAnsi="Times New Roman" w:cs="Times New Roman"/>
          <w:sz w:val="24"/>
          <w:szCs w:val="24"/>
        </w:rPr>
        <w:t xml:space="preserve">he </w:t>
      </w:r>
      <w:r w:rsidR="00FD1BD8" w:rsidRPr="00FD1BD8">
        <w:rPr>
          <w:rFonts w:ascii="Times New Roman" w:hAnsi="Times New Roman" w:cs="Times New Roman"/>
          <w:i/>
          <w:iCs/>
          <w:sz w:val="24"/>
          <w:szCs w:val="24"/>
        </w:rPr>
        <w:t>deep</w:t>
      </w:r>
      <w:r w:rsidR="00FD1BD8">
        <w:rPr>
          <w:rFonts w:ascii="Times New Roman" w:hAnsi="Times New Roman" w:cs="Times New Roman"/>
          <w:sz w:val="24"/>
          <w:szCs w:val="24"/>
        </w:rPr>
        <w:t xml:space="preserve"> part of DRL referrers </w:t>
      </w:r>
      <w:r w:rsidR="009C133B">
        <w:rPr>
          <w:rFonts w:ascii="Times New Roman" w:hAnsi="Times New Roman" w:cs="Times New Roman"/>
          <w:sz w:val="24"/>
          <w:szCs w:val="24"/>
        </w:rPr>
        <w:t xml:space="preserve">to the structure of the </w:t>
      </w:r>
      <w:r>
        <w:rPr>
          <w:rFonts w:ascii="Times New Roman" w:hAnsi="Times New Roman" w:cs="Times New Roman"/>
          <w:sz w:val="24"/>
          <w:szCs w:val="24"/>
        </w:rPr>
        <w:t xml:space="preserve">net. A deep net consists of many layers, enabling </w:t>
      </w:r>
      <w:r w:rsidR="00A66D26">
        <w:rPr>
          <w:rFonts w:ascii="Times New Roman" w:hAnsi="Times New Roman" w:cs="Times New Roman"/>
          <w:sz w:val="24"/>
          <w:szCs w:val="24"/>
        </w:rPr>
        <w:t xml:space="preserve">learning of </w:t>
      </w:r>
      <w:r>
        <w:rPr>
          <w:rFonts w:ascii="Times New Roman" w:hAnsi="Times New Roman" w:cs="Times New Roman"/>
          <w:sz w:val="24"/>
          <w:szCs w:val="24"/>
        </w:rPr>
        <w:t xml:space="preserve">complex high-dimensional non-linear functions, as each layer learns different aspects of the data passed through (Lecun et al., 2015). </w:t>
      </w:r>
      <w:r w:rsidRPr="00F9733E">
        <w:rPr>
          <w:rFonts w:ascii="Times New Roman" w:hAnsi="Times New Roman" w:cs="Times New Roman"/>
          <w:i/>
          <w:iCs/>
          <w:sz w:val="24"/>
          <w:szCs w:val="24"/>
        </w:rPr>
        <w:t>Deep learning</w:t>
      </w:r>
      <w:r>
        <w:rPr>
          <w:rFonts w:ascii="Times New Roman" w:hAnsi="Times New Roman" w:cs="Times New Roman"/>
          <w:sz w:val="24"/>
          <w:szCs w:val="24"/>
        </w:rPr>
        <w:t xml:space="preserve">, which is the </w:t>
      </w:r>
      <w:r w:rsidR="00F9095B">
        <w:rPr>
          <w:rFonts w:ascii="Times New Roman" w:hAnsi="Times New Roman" w:cs="Times New Roman"/>
          <w:sz w:val="24"/>
          <w:szCs w:val="24"/>
        </w:rPr>
        <w:t xml:space="preserve">high-level designation for variations of deep nets, belongs to the class of general-purpose learning procedures (Lecun et al., 2015). General-purpose learning procedures </w:t>
      </w:r>
      <w:r w:rsidR="001A0375">
        <w:rPr>
          <w:rFonts w:ascii="Times New Roman" w:hAnsi="Times New Roman" w:cs="Times New Roman"/>
          <w:sz w:val="24"/>
          <w:szCs w:val="24"/>
        </w:rPr>
        <w:t>can</w:t>
      </w:r>
      <w:r w:rsidR="00F9095B">
        <w:rPr>
          <w:rFonts w:ascii="Times New Roman" w:hAnsi="Times New Roman" w:cs="Times New Roman"/>
          <w:sz w:val="24"/>
          <w:szCs w:val="24"/>
        </w:rPr>
        <w:t xml:space="preserve"> learn good feature representations directly from the data, avoiding the need for hand-crafted, often non-generalisable, features and at the same time managing the </w:t>
      </w:r>
      <w:r w:rsidR="00F9095B" w:rsidRPr="00F9095B">
        <w:rPr>
          <w:rFonts w:ascii="Times New Roman" w:hAnsi="Times New Roman" w:cs="Times New Roman"/>
          <w:i/>
          <w:iCs/>
          <w:sz w:val="24"/>
          <w:szCs w:val="24"/>
        </w:rPr>
        <w:t>selectivity-invariance dilemma</w:t>
      </w:r>
      <w:r w:rsidR="00F9095B">
        <w:rPr>
          <w:rFonts w:ascii="Times New Roman" w:hAnsi="Times New Roman" w:cs="Times New Roman"/>
          <w:i/>
          <w:iCs/>
          <w:sz w:val="24"/>
          <w:szCs w:val="24"/>
        </w:rPr>
        <w:t xml:space="preserve"> </w:t>
      </w:r>
      <w:r w:rsidR="00F9095B">
        <w:rPr>
          <w:rFonts w:ascii="Times New Roman" w:hAnsi="Times New Roman" w:cs="Times New Roman"/>
          <w:sz w:val="24"/>
          <w:szCs w:val="24"/>
        </w:rPr>
        <w:t xml:space="preserve">(SID). SID in feature engineering is the ability of features to produces representation that are selective to aspects of the image that are </w:t>
      </w:r>
      <w:r w:rsidR="00945963">
        <w:rPr>
          <w:rFonts w:ascii="Times New Roman" w:hAnsi="Times New Roman" w:cs="Times New Roman"/>
          <w:sz w:val="24"/>
          <w:szCs w:val="24"/>
        </w:rPr>
        <w:t xml:space="preserve">essential for </w:t>
      </w:r>
      <w:r w:rsidR="00F9095B">
        <w:rPr>
          <w:rFonts w:ascii="Times New Roman" w:hAnsi="Times New Roman" w:cs="Times New Roman"/>
          <w:sz w:val="24"/>
          <w:szCs w:val="24"/>
        </w:rPr>
        <w:t>discrimination, but that are invariant to irrelevant aspects such as the pose of the animal (Lecun et al., 2015).</w:t>
      </w:r>
    </w:p>
    <w:p w14:paraId="6C0090F9" w14:textId="77777777" w:rsidR="00A66D26" w:rsidRDefault="00A66D26" w:rsidP="007921BD">
      <w:pPr>
        <w:spacing w:line="480" w:lineRule="auto"/>
        <w:rPr>
          <w:rFonts w:ascii="Times New Roman" w:hAnsi="Times New Roman" w:cs="Times New Roman"/>
          <w:sz w:val="24"/>
          <w:szCs w:val="24"/>
        </w:rPr>
      </w:pPr>
      <w:r>
        <w:rPr>
          <w:rFonts w:ascii="Times New Roman" w:hAnsi="Times New Roman" w:cs="Times New Roman"/>
          <w:sz w:val="24"/>
          <w:szCs w:val="24"/>
        </w:rPr>
        <w:t xml:space="preserve">Some of the most important advances in deep learning, leading to DRL, is </w:t>
      </w:r>
      <w:commentRangeStart w:id="17"/>
      <w:r>
        <w:rPr>
          <w:rFonts w:ascii="Times New Roman" w:hAnsi="Times New Roman" w:cs="Times New Roman"/>
          <w:sz w:val="24"/>
          <w:szCs w:val="24"/>
        </w:rPr>
        <w:t>properly</w:t>
      </w:r>
      <w:commentRangeEnd w:id="17"/>
      <w:r w:rsidR="00237BF7">
        <w:rPr>
          <w:rStyle w:val="CommentReference"/>
        </w:rPr>
        <w:commentReference w:id="17"/>
      </w:r>
      <w:r>
        <w:rPr>
          <w:rFonts w:ascii="Times New Roman" w:hAnsi="Times New Roman" w:cs="Times New Roman"/>
          <w:sz w:val="24"/>
          <w:szCs w:val="24"/>
        </w:rPr>
        <w:t xml:space="preserve">; </w:t>
      </w:r>
    </w:p>
    <w:p w14:paraId="4D6823E5" w14:textId="4B27753F" w:rsidR="00A66D26" w:rsidRDefault="00A66D26" w:rsidP="00A66D26">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T</w:t>
      </w:r>
      <w:r w:rsidRPr="00A66D26">
        <w:rPr>
          <w:rFonts w:ascii="Times New Roman" w:hAnsi="Times New Roman" w:cs="Times New Roman"/>
          <w:sz w:val="24"/>
          <w:szCs w:val="24"/>
        </w:rPr>
        <w:t xml:space="preserve">he adaption of the </w:t>
      </w:r>
      <w:r w:rsidR="009D68E7" w:rsidRPr="009D68E7">
        <w:rPr>
          <w:rFonts w:ascii="Times New Roman" w:hAnsi="Times New Roman" w:cs="Times New Roman"/>
          <w:i/>
          <w:iCs/>
          <w:sz w:val="24"/>
          <w:szCs w:val="24"/>
        </w:rPr>
        <w:t>rectified linear unit</w:t>
      </w:r>
      <w:r w:rsidR="009D68E7" w:rsidRPr="009D68E7">
        <w:rPr>
          <w:rFonts w:ascii="Times New Roman" w:hAnsi="Times New Roman" w:cs="Times New Roman"/>
          <w:sz w:val="24"/>
          <w:szCs w:val="24"/>
        </w:rPr>
        <w:t xml:space="preserve"> </w:t>
      </w:r>
      <w:r w:rsidR="009D68E7">
        <w:rPr>
          <w:rFonts w:ascii="Times New Roman" w:hAnsi="Times New Roman" w:cs="Times New Roman"/>
          <w:sz w:val="24"/>
          <w:szCs w:val="24"/>
        </w:rPr>
        <w:t>(</w:t>
      </w:r>
      <w:r w:rsidRPr="00A66D26">
        <w:rPr>
          <w:rFonts w:ascii="Times New Roman" w:hAnsi="Times New Roman" w:cs="Times New Roman"/>
          <w:sz w:val="24"/>
          <w:szCs w:val="24"/>
        </w:rPr>
        <w:t>ReLU</w:t>
      </w:r>
      <w:r w:rsidR="009D68E7">
        <w:rPr>
          <w:rFonts w:ascii="Times New Roman" w:hAnsi="Times New Roman" w:cs="Times New Roman"/>
          <w:sz w:val="24"/>
          <w:szCs w:val="24"/>
        </w:rPr>
        <w:t>)</w:t>
      </w:r>
      <w:r w:rsidRPr="00A66D26">
        <w:rPr>
          <w:rFonts w:ascii="Times New Roman" w:hAnsi="Times New Roman" w:cs="Times New Roman"/>
          <w:sz w:val="24"/>
          <w:szCs w:val="24"/>
        </w:rPr>
        <w:t xml:space="preserve"> activation function as the standard</w:t>
      </w:r>
      <w:r>
        <w:rPr>
          <w:rFonts w:ascii="Times New Roman" w:hAnsi="Times New Roman" w:cs="Times New Roman"/>
          <w:sz w:val="24"/>
          <w:szCs w:val="24"/>
        </w:rPr>
        <w:t>.</w:t>
      </w:r>
    </w:p>
    <w:p w14:paraId="2BD6E799" w14:textId="6F2CEBA6" w:rsidR="00A66D26" w:rsidRDefault="00A66D26" w:rsidP="00A66D26">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Activation functions are used to squeeze the output of </w:t>
      </w:r>
      <w:r w:rsidR="009D68E7">
        <w:rPr>
          <w:rFonts w:ascii="Times New Roman" w:hAnsi="Times New Roman" w:cs="Times New Roman"/>
          <w:sz w:val="24"/>
          <w:szCs w:val="24"/>
        </w:rPr>
        <w:t xml:space="preserve">neurons to a bounded range, typically </w:t>
      </w:r>
      <m:oMath>
        <m:d>
          <m:dPr>
            <m:begChr m:val="["/>
            <m:endChr m:val="]"/>
            <m:ctrlPr>
              <w:rPr>
                <w:rFonts w:ascii="Cambria Math" w:hAnsi="Cambria Math" w:cs="Times New Roman"/>
                <w:i/>
                <w:sz w:val="24"/>
                <w:szCs w:val="24"/>
              </w:rPr>
            </m:ctrlPr>
          </m:dPr>
          <m:e>
            <m:r>
              <w:rPr>
                <w:rFonts w:ascii="Cambria Math" w:hAnsi="Cambria Math" w:cs="Times New Roman"/>
                <w:sz w:val="24"/>
                <w:szCs w:val="24"/>
              </w:rPr>
              <m:t>0,1</m:t>
            </m:r>
          </m:e>
        </m:d>
      </m:oMath>
      <w:r w:rsidR="009D68E7">
        <w:rPr>
          <w:rFonts w:ascii="Times New Roman" w:eastAsiaTheme="minorEastAsia" w:hAnsi="Times New Roman" w:cs="Times New Roman"/>
          <w:sz w:val="24"/>
          <w:szCs w:val="24"/>
        </w:rPr>
        <w:t>. ReLU</w:t>
      </w:r>
      <w:r w:rsidR="00180B17">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max⁡</m:t>
        </m:r>
        <m:r>
          <w:rPr>
            <w:rFonts w:ascii="Cambria Math" w:eastAsiaTheme="minorEastAsia" w:hAnsi="Cambria Math" w:cs="Times New Roman"/>
            <w:sz w:val="24"/>
            <w:szCs w:val="24"/>
          </w:rPr>
          <m:t>(0,z)</m:t>
        </m:r>
      </m:oMath>
      <w:r w:rsidR="00180B17">
        <w:rPr>
          <w:rFonts w:ascii="Times New Roman" w:eastAsiaTheme="minorEastAsia" w:hAnsi="Times New Roman" w:cs="Times New Roman"/>
          <w:sz w:val="24"/>
          <w:szCs w:val="24"/>
        </w:rPr>
        <w:t>,</w:t>
      </w:r>
      <w:r w:rsidR="009D68E7">
        <w:rPr>
          <w:rFonts w:ascii="Times New Roman" w:eastAsiaTheme="minorEastAsia" w:hAnsi="Times New Roman" w:cs="Times New Roman"/>
          <w:sz w:val="24"/>
          <w:szCs w:val="24"/>
        </w:rPr>
        <w:t xml:space="preserve"> bounds the outcome to </w:t>
      </w:r>
      <m:oMath>
        <m:r>
          <w:rPr>
            <w:rFonts w:ascii="Cambria Math" w:eastAsiaTheme="minorEastAsia" w:hAnsi="Cambria Math" w:cs="Times New Roman"/>
            <w:sz w:val="24"/>
            <w:szCs w:val="24"/>
          </w:rPr>
          <m:t>[0,∞[</m:t>
        </m:r>
      </m:oMath>
      <w:r w:rsidR="00180B17">
        <w:rPr>
          <w:rFonts w:ascii="Times New Roman" w:eastAsiaTheme="minorEastAsia" w:hAnsi="Times New Roman" w:cs="Times New Roman"/>
          <w:sz w:val="24"/>
          <w:szCs w:val="24"/>
        </w:rPr>
        <w:t>, which has shown to provide much faster training of deep nets (Lecun et al, 2015; Nair and Hinton, 2010; Krizhevsky et al., 2012).</w:t>
      </w:r>
    </w:p>
    <w:p w14:paraId="5A1F7D75" w14:textId="08A63A20" w:rsidR="00A66D26" w:rsidRDefault="00A66D26" w:rsidP="00A66D26">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I</w:t>
      </w:r>
      <w:r w:rsidRPr="00A66D26">
        <w:rPr>
          <w:rFonts w:ascii="Times New Roman" w:hAnsi="Times New Roman" w:cs="Times New Roman"/>
          <w:sz w:val="24"/>
          <w:szCs w:val="24"/>
        </w:rPr>
        <w:t>ncreased GPU power and the possibility of parallelised GPU training</w:t>
      </w:r>
      <w:r>
        <w:rPr>
          <w:rFonts w:ascii="Times New Roman" w:hAnsi="Times New Roman" w:cs="Times New Roman"/>
          <w:sz w:val="24"/>
          <w:szCs w:val="24"/>
        </w:rPr>
        <w:t>.</w:t>
      </w:r>
    </w:p>
    <w:p w14:paraId="6C109ECF" w14:textId="4CFC0337" w:rsidR="007C5F05" w:rsidRDefault="007C5F05" w:rsidP="007C5F05">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More powerful GPU’s allows increasing storage of data in memory, and parallel GPU implementations of deep nets allow for faster </w:t>
      </w:r>
      <w:r w:rsidR="00621069">
        <w:rPr>
          <w:rFonts w:ascii="Times New Roman" w:hAnsi="Times New Roman" w:cs="Times New Roman"/>
          <w:sz w:val="24"/>
          <w:szCs w:val="24"/>
        </w:rPr>
        <w:t>training and</w:t>
      </w:r>
      <w:r>
        <w:rPr>
          <w:rFonts w:ascii="Times New Roman" w:hAnsi="Times New Roman" w:cs="Times New Roman"/>
          <w:sz w:val="24"/>
          <w:szCs w:val="24"/>
        </w:rPr>
        <w:t xml:space="preserve"> handling of larger amounts of data than ever before (Krizhevsky et al, 2012; Lecun et al., 2015)</w:t>
      </w:r>
      <w:r w:rsidR="004A5D0B">
        <w:rPr>
          <w:rFonts w:ascii="Times New Roman" w:hAnsi="Times New Roman" w:cs="Times New Roman"/>
          <w:sz w:val="24"/>
          <w:szCs w:val="24"/>
        </w:rPr>
        <w:t>.</w:t>
      </w:r>
    </w:p>
    <w:p w14:paraId="642B5C50" w14:textId="27F324DE" w:rsidR="00DD7E94" w:rsidRPr="00B713C4" w:rsidRDefault="00A66D26" w:rsidP="007E08F9">
      <w:pPr>
        <w:pStyle w:val="ListParagraph"/>
        <w:numPr>
          <w:ilvl w:val="0"/>
          <w:numId w:val="22"/>
        </w:numPr>
        <w:spacing w:line="480" w:lineRule="auto"/>
        <w:rPr>
          <w:rFonts w:ascii="Times New Roman" w:hAnsi="Times New Roman" w:cs="Times New Roman"/>
          <w:strike/>
          <w:sz w:val="24"/>
          <w:szCs w:val="24"/>
        </w:rPr>
      </w:pPr>
      <w:r>
        <w:rPr>
          <w:rFonts w:ascii="Times New Roman" w:hAnsi="Times New Roman" w:cs="Times New Roman"/>
          <w:sz w:val="24"/>
          <w:szCs w:val="24"/>
        </w:rPr>
        <w:t xml:space="preserve">The </w:t>
      </w:r>
      <w:r w:rsidRPr="00A66D26">
        <w:rPr>
          <w:rFonts w:ascii="Times New Roman" w:hAnsi="Times New Roman" w:cs="Times New Roman"/>
          <w:sz w:val="24"/>
          <w:szCs w:val="24"/>
        </w:rPr>
        <w:t>raise of convolutional nets (ConvNet).</w:t>
      </w:r>
    </w:p>
    <w:p w14:paraId="35DA1711" w14:textId="663D1178" w:rsidR="00B713C4" w:rsidRPr="007C5F05" w:rsidRDefault="00B713C4" w:rsidP="00B713C4">
      <w:pPr>
        <w:pStyle w:val="ListParagraph"/>
        <w:spacing w:line="480" w:lineRule="auto"/>
        <w:rPr>
          <w:rFonts w:ascii="Times New Roman" w:hAnsi="Times New Roman" w:cs="Times New Roman"/>
          <w:strike/>
          <w:sz w:val="24"/>
          <w:szCs w:val="24"/>
        </w:rPr>
      </w:pPr>
      <w:r>
        <w:rPr>
          <w:rFonts w:ascii="Times New Roman" w:hAnsi="Times New Roman" w:cs="Times New Roman"/>
          <w:sz w:val="24"/>
          <w:szCs w:val="24"/>
        </w:rPr>
        <w:t>ConvNets are build with an eye for processing data in the form of multiple arrays, and the typical architecture</w:t>
      </w:r>
      <w:r w:rsidR="00740E90">
        <w:rPr>
          <w:rStyle w:val="FootnoteReference"/>
          <w:rFonts w:ascii="Times New Roman" w:hAnsi="Times New Roman" w:cs="Times New Roman"/>
          <w:sz w:val="24"/>
          <w:szCs w:val="24"/>
        </w:rPr>
        <w:footnoteReference w:id="7"/>
      </w:r>
      <w:r>
        <w:rPr>
          <w:rFonts w:ascii="Times New Roman" w:hAnsi="Times New Roman" w:cs="Times New Roman"/>
          <w:sz w:val="24"/>
          <w:szCs w:val="24"/>
        </w:rPr>
        <w:t xml:space="preserve"> consists of local connections, shared weights, pooling and many layers (Lecun et al., 2015). </w:t>
      </w:r>
    </w:p>
    <w:p w14:paraId="64446BAC" w14:textId="1E9A5491" w:rsidR="007C5F05" w:rsidRDefault="007C5F05" w:rsidP="00B840F4">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ConvNets has been shown to training faster and exhibit greater generalisation ability </w:t>
      </w:r>
      <w:r w:rsidR="00B713C4">
        <w:rPr>
          <w:rFonts w:ascii="Times New Roman" w:hAnsi="Times New Roman" w:cs="Times New Roman"/>
          <w:sz w:val="24"/>
          <w:szCs w:val="24"/>
        </w:rPr>
        <w:t>th</w:t>
      </w:r>
      <w:r>
        <w:rPr>
          <w:rFonts w:ascii="Times New Roman" w:hAnsi="Times New Roman" w:cs="Times New Roman"/>
          <w:sz w:val="24"/>
          <w:szCs w:val="24"/>
        </w:rPr>
        <w:t>an stacked nets of fully connected layers (Lecun et al, 2015). The trend is to combine different types of nets in the final deep net, as seen in (Krizhevsky et al., 2012; Sermanet et al., 2013; Mnih et al., 2013).</w:t>
      </w:r>
    </w:p>
    <w:p w14:paraId="21AB0795" w14:textId="7AE5D95A" w:rsidR="00B840F4" w:rsidRDefault="00B840F4" w:rsidP="00B840F4">
      <w:pPr>
        <w:spacing w:line="480" w:lineRule="auto"/>
        <w:rPr>
          <w:rFonts w:ascii="Times New Roman" w:hAnsi="Times New Roman" w:cs="Times New Roman"/>
          <w:sz w:val="24"/>
        </w:rPr>
      </w:pPr>
      <w:r>
        <w:rPr>
          <w:rFonts w:ascii="Times New Roman" w:hAnsi="Times New Roman" w:cs="Times New Roman"/>
          <w:sz w:val="24"/>
          <w:szCs w:val="24"/>
        </w:rPr>
        <w:t xml:space="preserve">These advances along with the use of </w:t>
      </w:r>
      <w:r w:rsidRPr="00B840F4">
        <w:rPr>
          <w:rFonts w:ascii="Times New Roman" w:hAnsi="Times New Roman" w:cs="Times New Roman"/>
          <w:i/>
          <w:iCs/>
          <w:sz w:val="24"/>
          <w:szCs w:val="24"/>
        </w:rPr>
        <w:t>experience replay</w:t>
      </w:r>
      <w:r w:rsidR="00F86E83">
        <w:rPr>
          <w:rStyle w:val="FootnoteReference"/>
          <w:rFonts w:ascii="Times New Roman" w:hAnsi="Times New Roman" w:cs="Times New Roman"/>
          <w:i/>
          <w:iCs/>
          <w:sz w:val="24"/>
          <w:szCs w:val="24"/>
        </w:rPr>
        <w:footnoteReference w:id="8"/>
      </w:r>
      <w:r>
        <w:rPr>
          <w:rFonts w:ascii="Times New Roman" w:hAnsi="Times New Roman" w:cs="Times New Roman"/>
          <w:sz w:val="24"/>
          <w:szCs w:val="24"/>
        </w:rPr>
        <w:t xml:space="preserve"> (Lin, 199</w:t>
      </w:r>
      <w:r w:rsidR="00F86E83">
        <w:rPr>
          <w:rFonts w:ascii="Times New Roman" w:hAnsi="Times New Roman" w:cs="Times New Roman"/>
          <w:sz w:val="24"/>
          <w:szCs w:val="24"/>
        </w:rPr>
        <w:t>2</w:t>
      </w:r>
      <w:r>
        <w:rPr>
          <w:rFonts w:ascii="Times New Roman" w:hAnsi="Times New Roman" w:cs="Times New Roman"/>
          <w:sz w:val="24"/>
          <w:szCs w:val="24"/>
        </w:rPr>
        <w:t xml:space="preserve">), </w:t>
      </w:r>
      <w:r w:rsidR="00F86E83">
        <w:rPr>
          <w:rFonts w:ascii="Times New Roman" w:hAnsi="Times New Roman" w:cs="Times New Roman"/>
          <w:sz w:val="24"/>
          <w:szCs w:val="24"/>
        </w:rPr>
        <w:t>made the difference for the first successful deployment of a DRL model, to learn a control policy directly from high-dimensional sensory input (Mnih et al., 2013).</w:t>
      </w:r>
      <w:r w:rsidR="00042805">
        <w:rPr>
          <w:rFonts w:ascii="Times New Roman" w:hAnsi="Times New Roman" w:cs="Times New Roman"/>
          <w:sz w:val="24"/>
          <w:szCs w:val="24"/>
        </w:rPr>
        <w:t xml:space="preserve"> The agent of (Mnih et al., 2013) learned to play 7 ATARI games, with no adjustment between</w:t>
      </w:r>
      <w:r w:rsidR="003F690E" w:rsidRPr="003F690E">
        <w:rPr>
          <w:rFonts w:ascii="Times New Roman" w:hAnsi="Times New Roman" w:cs="Times New Roman"/>
          <w:sz w:val="24"/>
          <w:szCs w:val="24"/>
        </w:rPr>
        <w:t xml:space="preserve"> </w:t>
      </w:r>
      <w:r w:rsidR="003F690E">
        <w:rPr>
          <w:rFonts w:ascii="Times New Roman" w:hAnsi="Times New Roman" w:cs="Times New Roman"/>
          <w:sz w:val="24"/>
          <w:szCs w:val="24"/>
        </w:rPr>
        <w:t>the games</w:t>
      </w:r>
      <w:r w:rsidR="00042805">
        <w:rPr>
          <w:rFonts w:ascii="Times New Roman" w:hAnsi="Times New Roman" w:cs="Times New Roman"/>
          <w:sz w:val="24"/>
          <w:szCs w:val="24"/>
        </w:rPr>
        <w:t>, and surpassed previous implementations on six of the games while obtained above human</w:t>
      </w:r>
      <w:r w:rsidR="003F690E">
        <w:rPr>
          <w:rFonts w:ascii="Times New Roman" w:hAnsi="Times New Roman" w:cs="Times New Roman"/>
          <w:sz w:val="24"/>
          <w:szCs w:val="24"/>
        </w:rPr>
        <w:t>-</w:t>
      </w:r>
      <w:r w:rsidR="00042805">
        <w:rPr>
          <w:rFonts w:ascii="Times New Roman" w:hAnsi="Times New Roman" w:cs="Times New Roman"/>
          <w:sz w:val="24"/>
          <w:szCs w:val="24"/>
        </w:rPr>
        <w:t>expert level on three of them. The work of (Mnih et al., 2013) motivated t</w:t>
      </w:r>
      <w:r w:rsidR="003F690E">
        <w:rPr>
          <w:rFonts w:ascii="Times New Roman" w:hAnsi="Times New Roman" w:cs="Times New Roman"/>
          <w:sz w:val="24"/>
          <w:szCs w:val="24"/>
        </w:rPr>
        <w:t>w</w:t>
      </w:r>
      <w:r w:rsidR="00042805">
        <w:rPr>
          <w:rFonts w:ascii="Times New Roman" w:hAnsi="Times New Roman" w:cs="Times New Roman"/>
          <w:sz w:val="24"/>
          <w:szCs w:val="24"/>
        </w:rPr>
        <w:t>o other important papers, (Mnih et al., 2015) and (Silver et al., 2016).</w:t>
      </w:r>
      <w:r w:rsidR="00F67BC7">
        <w:rPr>
          <w:rFonts w:ascii="Times New Roman" w:hAnsi="Times New Roman" w:cs="Times New Roman"/>
          <w:sz w:val="24"/>
          <w:szCs w:val="24"/>
        </w:rPr>
        <w:br/>
        <w:t>(Mnih et al., 2015) extend the work of (Mnih et al., 2013) to 49 ATARI games, beating all previous implementations, obtaining the level of a profession human game</w:t>
      </w:r>
      <w:r w:rsidR="001644D9">
        <w:rPr>
          <w:rFonts w:ascii="Times New Roman" w:hAnsi="Times New Roman" w:cs="Times New Roman"/>
          <w:sz w:val="24"/>
          <w:szCs w:val="24"/>
        </w:rPr>
        <w:t>-</w:t>
      </w:r>
      <w:r w:rsidR="00F67BC7">
        <w:rPr>
          <w:rFonts w:ascii="Times New Roman" w:hAnsi="Times New Roman" w:cs="Times New Roman"/>
          <w:sz w:val="24"/>
          <w:szCs w:val="24"/>
        </w:rPr>
        <w:t>tester across all 49 games and achieving above human performance on 23 games (Mnih et al., 2015).</w:t>
      </w:r>
      <w:r w:rsidR="00561986">
        <w:rPr>
          <w:rFonts w:ascii="Times New Roman" w:hAnsi="Times New Roman" w:cs="Times New Roman"/>
          <w:sz w:val="24"/>
          <w:szCs w:val="24"/>
        </w:rPr>
        <w:br/>
      </w:r>
      <w:r w:rsidR="00561986">
        <w:rPr>
          <w:rFonts w:ascii="Times New Roman" w:hAnsi="Times New Roman" w:cs="Times New Roman"/>
          <w:sz w:val="24"/>
          <w:szCs w:val="24"/>
        </w:rPr>
        <w:lastRenderedPageBreak/>
        <w:t xml:space="preserve">(Silver et al, 2016), deploying a combination of deep nets and a tree search algorithm, </w:t>
      </w:r>
      <w:r w:rsidR="00561986" w:rsidRPr="004D2743">
        <w:rPr>
          <w:rFonts w:ascii="Times New Roman" w:hAnsi="Times New Roman" w:cs="Times New Roman"/>
          <w:sz w:val="24"/>
        </w:rPr>
        <w:t>obtain</w:t>
      </w:r>
      <w:r w:rsidR="00561986">
        <w:rPr>
          <w:rFonts w:ascii="Times New Roman" w:hAnsi="Times New Roman" w:cs="Times New Roman"/>
          <w:sz w:val="24"/>
        </w:rPr>
        <w:t>ed</w:t>
      </w:r>
      <w:r w:rsidR="00561986" w:rsidRPr="004D2743">
        <w:rPr>
          <w:rFonts w:ascii="Times New Roman" w:hAnsi="Times New Roman" w:cs="Times New Roman"/>
          <w:sz w:val="24"/>
        </w:rPr>
        <w:t xml:space="preserve"> master</w:t>
      </w:r>
      <w:r w:rsidR="00561986" w:rsidRPr="004D2743">
        <w:rPr>
          <w:rStyle w:val="FootnoteReference"/>
          <w:rFonts w:ascii="Times New Roman" w:hAnsi="Times New Roman" w:cs="Times New Roman"/>
        </w:rPr>
        <w:footnoteReference w:id="9"/>
      </w:r>
      <w:r w:rsidR="00561986" w:rsidRPr="004D2743">
        <w:rPr>
          <w:rFonts w:ascii="Times New Roman" w:hAnsi="Times New Roman" w:cs="Times New Roman"/>
          <w:sz w:val="24"/>
        </w:rPr>
        <w:t xml:space="preserve"> level </w:t>
      </w:r>
      <w:r w:rsidR="00561986">
        <w:rPr>
          <w:rFonts w:ascii="Times New Roman" w:hAnsi="Times New Roman" w:cs="Times New Roman"/>
          <w:sz w:val="24"/>
        </w:rPr>
        <w:t>in</w:t>
      </w:r>
      <w:r w:rsidR="00561986" w:rsidRPr="004D2743">
        <w:rPr>
          <w:rFonts w:ascii="Times New Roman" w:hAnsi="Times New Roman" w:cs="Times New Roman"/>
          <w:sz w:val="24"/>
        </w:rPr>
        <w:t xml:space="preserve"> the boardgame GO, which was regarded as one of the grand challenges, because of its enormous state space consisting of </w:t>
      </w:r>
      <m:oMath>
        <m:sSup>
          <m:sSupPr>
            <m:ctrlPr>
              <w:rPr>
                <w:rFonts w:ascii="Cambria Math" w:hAnsi="Cambria Math" w:cs="Times New Roman"/>
                <w:i/>
                <w:sz w:val="24"/>
              </w:rPr>
            </m:ctrlPr>
          </m:sSupPr>
          <m:e>
            <m:r>
              <w:rPr>
                <w:rFonts w:ascii="Cambria Math" w:hAnsi="Cambria Math" w:cs="Times New Roman"/>
                <w:sz w:val="24"/>
              </w:rPr>
              <m:t>250</m:t>
            </m:r>
          </m:e>
          <m:sup>
            <m:r>
              <w:rPr>
                <w:rFonts w:ascii="Cambria Math" w:hAnsi="Cambria Math" w:cs="Times New Roman"/>
                <w:sz w:val="24"/>
              </w:rPr>
              <m:t>150</m:t>
            </m:r>
          </m:sup>
        </m:sSup>
      </m:oMath>
      <w:r w:rsidR="00561986" w:rsidRPr="004D2743">
        <w:rPr>
          <w:rFonts w:ascii="Times New Roman" w:eastAsiaTheme="minorEastAsia" w:hAnsi="Times New Roman" w:cs="Times New Roman"/>
          <w:sz w:val="24"/>
        </w:rPr>
        <w:t xml:space="preserve"> possible moves</w:t>
      </w:r>
      <w:r w:rsidR="00561986" w:rsidRPr="004D2743">
        <w:rPr>
          <w:rFonts w:ascii="Times New Roman" w:hAnsi="Times New Roman" w:cs="Times New Roman"/>
          <w:sz w:val="24"/>
        </w:rPr>
        <w:t>.</w:t>
      </w:r>
    </w:p>
    <w:p w14:paraId="34B37B4E" w14:textId="29C4FBA5" w:rsidR="004C660E" w:rsidRPr="004C660E" w:rsidRDefault="004C660E" w:rsidP="00B840F4">
      <w:pPr>
        <w:spacing w:line="480" w:lineRule="auto"/>
        <w:rPr>
          <w:rFonts w:ascii="Times New Roman" w:hAnsi="Times New Roman" w:cs="Times New Roman"/>
          <w:sz w:val="24"/>
          <w:szCs w:val="24"/>
        </w:rPr>
      </w:pPr>
      <w:r>
        <w:rPr>
          <w:rFonts w:ascii="Times New Roman" w:hAnsi="Times New Roman" w:cs="Times New Roman"/>
          <w:sz w:val="24"/>
        </w:rPr>
        <w:t xml:space="preserve">Having reviewed a traditional RL method, as well as the key innovations leading to DRL, including a few key applications, it is now time to review a class of DRL methods. This class is called </w:t>
      </w:r>
      <w:r w:rsidRPr="00761F80">
        <w:rPr>
          <w:rFonts w:ascii="Times New Roman" w:hAnsi="Times New Roman" w:cs="Times New Roman"/>
          <w:i/>
          <w:iCs/>
          <w:sz w:val="24"/>
        </w:rPr>
        <w:t xml:space="preserve">policy gradient </w:t>
      </w:r>
      <w:r w:rsidR="00AE35AA">
        <w:rPr>
          <w:rFonts w:ascii="Times New Roman" w:hAnsi="Times New Roman" w:cs="Times New Roman"/>
          <w:i/>
          <w:iCs/>
          <w:sz w:val="24"/>
        </w:rPr>
        <w:t xml:space="preserve">(PG) </w:t>
      </w:r>
      <w:r w:rsidRPr="00761F80">
        <w:rPr>
          <w:rFonts w:ascii="Times New Roman" w:hAnsi="Times New Roman" w:cs="Times New Roman"/>
          <w:i/>
          <w:iCs/>
          <w:sz w:val="24"/>
        </w:rPr>
        <w:t>methods</w:t>
      </w:r>
      <w:r>
        <w:rPr>
          <w:rFonts w:ascii="Times New Roman" w:hAnsi="Times New Roman" w:cs="Times New Roman"/>
          <w:sz w:val="24"/>
        </w:rPr>
        <w:t xml:space="preserve">, and the method used in this study, </w:t>
      </w:r>
      <w:r w:rsidR="00621069">
        <w:rPr>
          <w:rFonts w:ascii="Times New Roman" w:hAnsi="Times New Roman" w:cs="Times New Roman"/>
          <w:i/>
          <w:iCs/>
          <w:sz w:val="24"/>
        </w:rPr>
        <w:t>PPO</w:t>
      </w:r>
      <w:r>
        <w:rPr>
          <w:rFonts w:ascii="Times New Roman" w:hAnsi="Times New Roman" w:cs="Times New Roman"/>
          <w:sz w:val="24"/>
        </w:rPr>
        <w:t>, belongs to this class.</w:t>
      </w:r>
    </w:p>
    <w:p w14:paraId="509FBB0F" w14:textId="04742D82" w:rsidR="000C2613" w:rsidRDefault="007472A6" w:rsidP="00872E58">
      <w:pPr>
        <w:pStyle w:val="Heading4"/>
        <w:numPr>
          <w:ilvl w:val="3"/>
          <w:numId w:val="19"/>
        </w:numPr>
        <w:spacing w:line="480" w:lineRule="auto"/>
        <w:rPr>
          <w:rFonts w:ascii="Times New Roman" w:hAnsi="Times New Roman" w:cs="Times New Roman"/>
          <w:i w:val="0"/>
          <w:iCs w:val="0"/>
          <w:color w:val="auto"/>
          <w:sz w:val="24"/>
          <w:szCs w:val="24"/>
        </w:rPr>
      </w:pPr>
      <w:r w:rsidRPr="00872E58">
        <w:rPr>
          <w:rFonts w:ascii="Times New Roman" w:hAnsi="Times New Roman" w:cs="Times New Roman"/>
          <w:i w:val="0"/>
          <w:iCs w:val="0"/>
          <w:color w:val="auto"/>
          <w:sz w:val="24"/>
          <w:szCs w:val="24"/>
        </w:rPr>
        <w:t xml:space="preserve">   </w:t>
      </w:r>
      <w:bookmarkStart w:id="18" w:name="_Toc15890585"/>
      <w:r w:rsidR="000C2613" w:rsidRPr="00872E58">
        <w:rPr>
          <w:rFonts w:ascii="Times New Roman" w:hAnsi="Times New Roman" w:cs="Times New Roman"/>
          <w:i w:val="0"/>
          <w:iCs w:val="0"/>
          <w:color w:val="auto"/>
          <w:sz w:val="24"/>
          <w:szCs w:val="24"/>
        </w:rPr>
        <w:t>Deep reinforcement learning</w:t>
      </w:r>
      <w:bookmarkEnd w:id="18"/>
    </w:p>
    <w:p w14:paraId="780291E4" w14:textId="3820B0CF" w:rsidR="00FA5AA2" w:rsidRPr="00FA5AA2" w:rsidRDefault="00FA5AA2" w:rsidP="00FA5AA2">
      <w:pPr>
        <w:spacing w:line="480" w:lineRule="auto"/>
        <w:rPr>
          <w:rFonts w:ascii="Times New Roman" w:hAnsi="Times New Roman" w:cs="Times New Roman"/>
          <w:sz w:val="24"/>
          <w:szCs w:val="24"/>
        </w:rPr>
      </w:pPr>
      <w:r w:rsidRPr="00FA5AA2">
        <w:rPr>
          <w:rFonts w:ascii="Times New Roman" w:hAnsi="Times New Roman" w:cs="Times New Roman"/>
          <w:sz w:val="24"/>
          <w:szCs w:val="24"/>
        </w:rPr>
        <w:t xml:space="preserve">This section starts out with a simplified example from (Karpathy, 2016), which is most definitely worth a read, because the example gives a good intuitive idea about how </w:t>
      </w:r>
      <w:r w:rsidR="005E6CF0">
        <w:rPr>
          <w:rFonts w:ascii="Times New Roman" w:hAnsi="Times New Roman" w:cs="Times New Roman"/>
          <w:sz w:val="24"/>
          <w:szCs w:val="24"/>
        </w:rPr>
        <w:t>PG</w:t>
      </w:r>
      <w:r w:rsidRPr="00FA5AA2">
        <w:rPr>
          <w:rFonts w:ascii="Times New Roman" w:hAnsi="Times New Roman" w:cs="Times New Roman"/>
          <w:sz w:val="24"/>
          <w:szCs w:val="24"/>
        </w:rPr>
        <w:t xml:space="preserve"> methods work. After this example follows a review of the method used in this study. </w:t>
      </w:r>
    </w:p>
    <w:p w14:paraId="05FF3CF6" w14:textId="79660AD3" w:rsidR="00FA5AA2" w:rsidRPr="000738A2" w:rsidRDefault="00FA5AA2" w:rsidP="000738A2">
      <w:pPr>
        <w:pStyle w:val="Heading5"/>
        <w:numPr>
          <w:ilvl w:val="4"/>
          <w:numId w:val="19"/>
        </w:numPr>
        <w:spacing w:line="480" w:lineRule="auto"/>
        <w:rPr>
          <w:rFonts w:ascii="Times New Roman" w:hAnsi="Times New Roman" w:cs="Times New Roman"/>
          <w:color w:val="auto"/>
          <w:sz w:val="24"/>
          <w:szCs w:val="24"/>
        </w:rPr>
      </w:pPr>
      <w:bookmarkStart w:id="19" w:name="_Toc15890586"/>
      <w:r w:rsidRPr="000738A2">
        <w:rPr>
          <w:rFonts w:ascii="Times New Roman" w:hAnsi="Times New Roman" w:cs="Times New Roman"/>
          <w:color w:val="auto"/>
          <w:sz w:val="24"/>
          <w:szCs w:val="24"/>
        </w:rPr>
        <w:t>Policy Gradient Methods</w:t>
      </w:r>
      <w:bookmarkEnd w:id="19"/>
    </w:p>
    <w:p w14:paraId="178F83D4" w14:textId="7A8BB570" w:rsidR="00C218A5" w:rsidRDefault="00C218A5" w:rsidP="000738A2">
      <w:pPr>
        <w:spacing w:line="480" w:lineRule="auto"/>
        <w:rPr>
          <w:rFonts w:ascii="Times New Roman" w:hAnsi="Times New Roman" w:cs="Times New Roman"/>
          <w:sz w:val="24"/>
          <w:szCs w:val="24"/>
        </w:rPr>
      </w:pPr>
      <w:r>
        <w:rPr>
          <w:rFonts w:ascii="Times New Roman" w:hAnsi="Times New Roman" w:cs="Times New Roman"/>
          <w:sz w:val="24"/>
          <w:szCs w:val="24"/>
        </w:rPr>
        <w:t xml:space="preserve">True PG methods seeks to learn a parameterised policy function to select actions of the agent, differentiating them a bit from action-value methods like </w:t>
      </w:r>
      <w:r w:rsidR="007C16D0">
        <w:rPr>
          <w:rFonts w:ascii="Times New Roman" w:hAnsi="Times New Roman" w:cs="Times New Roman"/>
          <w:sz w:val="24"/>
          <w:szCs w:val="24"/>
        </w:rPr>
        <w:t>Q-learning</w:t>
      </w:r>
      <w:r>
        <w:rPr>
          <w:rFonts w:ascii="Times New Roman" w:hAnsi="Times New Roman" w:cs="Times New Roman"/>
          <w:sz w:val="24"/>
          <w:szCs w:val="24"/>
        </w:rPr>
        <w:t xml:space="preserve">, where a value function </w:t>
      </w:r>
      <w:r w:rsidR="005026B5">
        <w:rPr>
          <w:rFonts w:ascii="Times New Roman" w:hAnsi="Times New Roman" w:cs="Times New Roman"/>
          <w:sz w:val="24"/>
          <w:szCs w:val="24"/>
        </w:rPr>
        <w:t>is</w:t>
      </w:r>
      <w:r>
        <w:rPr>
          <w:rFonts w:ascii="Times New Roman" w:hAnsi="Times New Roman" w:cs="Times New Roman"/>
          <w:sz w:val="24"/>
          <w:szCs w:val="24"/>
        </w:rPr>
        <w:t xml:space="preserve"> learned as well. However, some </w:t>
      </w:r>
      <w:r w:rsidR="005026B5">
        <w:rPr>
          <w:rFonts w:ascii="Times New Roman" w:hAnsi="Times New Roman" w:cs="Times New Roman"/>
          <w:sz w:val="24"/>
          <w:szCs w:val="24"/>
        </w:rPr>
        <w:t xml:space="preserve">PG </w:t>
      </w:r>
      <w:r>
        <w:rPr>
          <w:rFonts w:ascii="Times New Roman" w:hAnsi="Times New Roman" w:cs="Times New Roman"/>
          <w:sz w:val="24"/>
          <w:szCs w:val="24"/>
        </w:rPr>
        <w:t>methods approximate a value function as well, to aid the learning process</w:t>
      </w:r>
      <w:r w:rsidR="00554BA2">
        <w:rPr>
          <w:rFonts w:ascii="Times New Roman" w:hAnsi="Times New Roman" w:cs="Times New Roman"/>
          <w:sz w:val="24"/>
          <w:szCs w:val="24"/>
        </w:rPr>
        <w:t>,</w:t>
      </w:r>
      <w:r>
        <w:rPr>
          <w:rFonts w:ascii="Times New Roman" w:hAnsi="Times New Roman" w:cs="Times New Roman"/>
          <w:sz w:val="24"/>
          <w:szCs w:val="24"/>
        </w:rPr>
        <w:t xml:space="preserve"> as seen later, and these methods are referred to as </w:t>
      </w:r>
      <w:r w:rsidRPr="00C218A5">
        <w:rPr>
          <w:rFonts w:ascii="Times New Roman" w:hAnsi="Times New Roman" w:cs="Times New Roman"/>
          <w:i/>
          <w:iCs/>
          <w:sz w:val="24"/>
          <w:szCs w:val="24"/>
        </w:rPr>
        <w:t>Actor-Critic</w:t>
      </w:r>
      <w:r>
        <w:rPr>
          <w:rFonts w:ascii="Times New Roman" w:hAnsi="Times New Roman" w:cs="Times New Roman"/>
          <w:sz w:val="24"/>
          <w:szCs w:val="24"/>
        </w:rPr>
        <w:t xml:space="preserve"> methods.</w:t>
      </w:r>
      <w:r>
        <w:rPr>
          <w:rFonts w:ascii="Times New Roman" w:hAnsi="Times New Roman" w:cs="Times New Roman"/>
          <w:sz w:val="24"/>
          <w:szCs w:val="24"/>
        </w:rPr>
        <w:br/>
        <w:t>The objective of most PG methods is to learn the policy parameter</w:t>
      </w:r>
      <w:r w:rsidR="00554BA2">
        <w:rPr>
          <w:rFonts w:ascii="Times New Roman" w:hAnsi="Times New Roman" w:cs="Times New Roman"/>
          <w:sz w:val="24"/>
          <w:szCs w:val="24"/>
        </w:rPr>
        <w:t>s</w:t>
      </w:r>
      <w:r>
        <w:rPr>
          <w:rFonts w:ascii="Times New Roman" w:hAnsi="Times New Roman" w:cs="Times New Roman"/>
          <w:sz w:val="24"/>
          <w:szCs w:val="24"/>
        </w:rPr>
        <w:t xml:space="preserve"> based on the gradient</w:t>
      </w:r>
      <w:r>
        <w:rPr>
          <w:rStyle w:val="FootnoteReference"/>
          <w:rFonts w:ascii="Times New Roman" w:hAnsi="Times New Roman" w:cs="Times New Roman"/>
          <w:sz w:val="24"/>
          <w:szCs w:val="24"/>
        </w:rPr>
        <w:footnoteReference w:id="10"/>
      </w:r>
      <w:r>
        <w:rPr>
          <w:rFonts w:ascii="Times New Roman" w:hAnsi="Times New Roman" w:cs="Times New Roman"/>
          <w:sz w:val="24"/>
          <w:szCs w:val="24"/>
        </w:rPr>
        <w:t xml:space="preserve"> of some scalar performance measure</w:t>
      </w:r>
      <w:r w:rsidR="004E3E10">
        <w:rPr>
          <w:rFonts w:ascii="Times New Roman" w:hAnsi="Times New Roman" w:cs="Times New Roman"/>
          <w:sz w:val="24"/>
          <w:szCs w:val="24"/>
        </w:rPr>
        <w:t>,</w:t>
      </w:r>
      <w:r>
        <w:rPr>
          <w:rFonts w:ascii="Times New Roman" w:hAnsi="Times New Roman" w:cs="Times New Roman"/>
          <w:sz w:val="24"/>
          <w:szCs w:val="24"/>
        </w:rPr>
        <w:t xml:space="preserve"> with respect to the policy parameter</w:t>
      </w:r>
      <w:r w:rsidR="00946E91">
        <w:rPr>
          <w:rFonts w:ascii="Times New Roman" w:hAnsi="Times New Roman" w:cs="Times New Roman"/>
          <w:sz w:val="24"/>
          <w:szCs w:val="24"/>
        </w:rPr>
        <w:t>s</w:t>
      </w:r>
      <w:r>
        <w:rPr>
          <w:rFonts w:ascii="Times New Roman" w:hAnsi="Times New Roman" w:cs="Times New Roman"/>
          <w:sz w:val="24"/>
          <w:szCs w:val="24"/>
        </w:rPr>
        <w:t xml:space="preserve"> (Sutton and Barto, 2018). </w:t>
      </w:r>
    </w:p>
    <w:p w14:paraId="5ABA3697" w14:textId="1E0823D6" w:rsidR="000738A2" w:rsidRDefault="000738A2" w:rsidP="000738A2">
      <w:pPr>
        <w:spacing w:line="480" w:lineRule="auto"/>
        <w:rPr>
          <w:rFonts w:ascii="Times New Roman" w:hAnsi="Times New Roman" w:cs="Times New Roman"/>
          <w:sz w:val="24"/>
          <w:szCs w:val="24"/>
        </w:rPr>
      </w:pPr>
      <w:r w:rsidRPr="000738A2">
        <w:rPr>
          <w:rFonts w:ascii="Times New Roman" w:hAnsi="Times New Roman" w:cs="Times New Roman"/>
          <w:sz w:val="24"/>
          <w:szCs w:val="24"/>
        </w:rPr>
        <w:t xml:space="preserve">The basic idea of </w:t>
      </w:r>
      <w:r w:rsidR="0099346F">
        <w:rPr>
          <w:rFonts w:ascii="Times New Roman" w:hAnsi="Times New Roman" w:cs="Times New Roman"/>
          <w:sz w:val="24"/>
          <w:szCs w:val="24"/>
        </w:rPr>
        <w:t xml:space="preserve">PG </w:t>
      </w:r>
      <w:r w:rsidRPr="000738A2">
        <w:rPr>
          <w:rFonts w:ascii="Times New Roman" w:hAnsi="Times New Roman" w:cs="Times New Roman"/>
          <w:sz w:val="24"/>
          <w:szCs w:val="24"/>
        </w:rPr>
        <w:t xml:space="preserve">methods </w:t>
      </w:r>
      <w:r w:rsidR="0099346F">
        <w:rPr>
          <w:rFonts w:ascii="Times New Roman" w:hAnsi="Times New Roman" w:cs="Times New Roman"/>
          <w:sz w:val="24"/>
          <w:szCs w:val="24"/>
        </w:rPr>
        <w:t xml:space="preserve">is to adjust the parameters of the approximated policy function, most often the weights in a net, according to the scalar reward signal </w:t>
      </w:r>
      <m:oMath>
        <m:r>
          <w:rPr>
            <w:rFonts w:ascii="Cambria Math" w:hAnsi="Cambria Math" w:cs="Times New Roman"/>
            <w:sz w:val="24"/>
            <w:szCs w:val="24"/>
          </w:rPr>
          <m:t>J(θ</m:t>
        </m:r>
        <m:r>
          <w:rPr>
            <w:rFonts w:ascii="Cambria Math" w:eastAsiaTheme="minorEastAsia" w:hAnsi="Cambria Math" w:cs="Times New Roman"/>
            <w:sz w:val="24"/>
            <w:szCs w:val="24"/>
          </w:rPr>
          <m:t>)</m:t>
        </m:r>
      </m:oMath>
      <w:r w:rsidR="0099346F">
        <w:rPr>
          <w:rFonts w:ascii="Times New Roman" w:eastAsiaTheme="minorEastAsia" w:hAnsi="Times New Roman" w:cs="Times New Roman"/>
          <w:sz w:val="24"/>
          <w:szCs w:val="24"/>
        </w:rPr>
        <w:t xml:space="preserve"> with respect to the </w:t>
      </w:r>
      <w:r w:rsidR="0099346F">
        <w:rPr>
          <w:rFonts w:ascii="Times New Roman" w:eastAsiaTheme="minorEastAsia" w:hAnsi="Times New Roman" w:cs="Times New Roman"/>
          <w:sz w:val="24"/>
          <w:szCs w:val="24"/>
        </w:rPr>
        <w:lastRenderedPageBreak/>
        <w:t xml:space="preserve">parameters of the environment </w:t>
      </w:r>
      <m:oMath>
        <m:r>
          <w:rPr>
            <w:rFonts w:ascii="Cambria Math" w:eastAsiaTheme="minorEastAsia" w:hAnsi="Cambria Math" w:cs="Times New Roman"/>
            <w:sz w:val="24"/>
            <w:szCs w:val="24"/>
          </w:rPr>
          <m:t>θ</m:t>
        </m:r>
      </m:oMath>
      <w:r w:rsidR="0099346F">
        <w:rPr>
          <w:rFonts w:ascii="Times New Roman" w:hAnsi="Times New Roman" w:cs="Times New Roman"/>
          <w:sz w:val="24"/>
          <w:szCs w:val="24"/>
        </w:rPr>
        <w:t>. How must to adjust, and so how to update the policy, is determined by the gradient of the scalar signal</w:t>
      </w:r>
      <w:r w:rsidR="00265F66">
        <w:rPr>
          <w:rStyle w:val="FootnoteReference"/>
          <w:rFonts w:ascii="Times New Roman" w:hAnsi="Times New Roman" w:cs="Times New Roman"/>
          <w:sz w:val="24"/>
          <w:szCs w:val="24"/>
        </w:rPr>
        <w:footnoteReference w:id="11"/>
      </w:r>
      <w:r w:rsidR="0099346F">
        <w:rPr>
          <w:rFonts w:ascii="Times New Roman" w:hAnsi="Times New Roman" w:cs="Times New Roman"/>
          <w:sz w:val="24"/>
          <w:szCs w:val="24"/>
        </w:rPr>
        <w:t>, seen from (3).</w:t>
      </w:r>
    </w:p>
    <w:p w14:paraId="068C7F20" w14:textId="1336FDAC" w:rsidR="0099346F" w:rsidRPr="0099346F" w:rsidRDefault="00E8128F" w:rsidP="000738A2">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r>
            <w:rPr>
              <w:rFonts w:ascii="Cambria Math" w:eastAsiaTheme="minorEastAsia" w:hAnsi="Cambria Math" w:cs="Times New Roman"/>
              <w:sz w:val="24"/>
              <w:szCs w:val="24"/>
            </w:rPr>
            <m:t>+α</m:t>
          </m:r>
          <m:acc>
            <m:accPr>
              <m:ctrlPr>
                <w:rPr>
                  <w:rFonts w:ascii="Cambria Math" w:eastAsiaTheme="minorEastAsia" w:hAnsi="Cambria Math" w:cs="Times New Roman"/>
                  <w:i/>
                  <w:sz w:val="24"/>
                  <w:szCs w:val="24"/>
                </w:rPr>
              </m:ctrlPr>
            </m:accPr>
            <m:e>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e>
              </m:d>
            </m:e>
          </m:acc>
          <m:r>
            <w:rPr>
              <w:rFonts w:ascii="Cambria Math" w:eastAsiaTheme="minorEastAsia" w:hAnsi="Cambria Math" w:cs="Times New Roman"/>
              <w:sz w:val="24"/>
              <w:szCs w:val="24"/>
            </w:rPr>
            <m:t xml:space="preserve">           (3)</m:t>
          </m:r>
        </m:oMath>
      </m:oMathPara>
    </w:p>
    <w:p w14:paraId="3FAE674E" w14:textId="7A1B20C1" w:rsidR="0099346F" w:rsidRPr="000738A2" w:rsidRDefault="009E62F0" w:rsidP="000738A2">
      <w:pPr>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With</w:t>
      </w:r>
      <w:r w:rsidR="0099346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α</m:t>
        </m:r>
      </m:oMath>
      <w:r w:rsidR="0099346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being</w:t>
      </w:r>
      <w:r w:rsidR="0099346F">
        <w:rPr>
          <w:rFonts w:ascii="Times New Roman" w:eastAsiaTheme="minorEastAsia" w:hAnsi="Times New Roman" w:cs="Times New Roman"/>
          <w:sz w:val="24"/>
          <w:szCs w:val="24"/>
        </w:rPr>
        <w:t xml:space="preserve"> the learning rate and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t</m:t>
                </m:r>
              </m:sub>
            </m:sSub>
          </m:e>
        </m:d>
      </m:oMath>
      <w:r w:rsidR="0099346F">
        <w:rPr>
          <w:rFonts w:ascii="Times New Roman" w:eastAsiaTheme="minorEastAsia" w:hAnsi="Times New Roman" w:cs="Times New Roman"/>
          <w:sz w:val="24"/>
          <w:szCs w:val="24"/>
        </w:rPr>
        <w:t xml:space="preserve"> the gradient of the reward function.</w:t>
      </w:r>
    </w:p>
    <w:p w14:paraId="7AB0C943" w14:textId="77E9814C" w:rsidR="00FA5AA2" w:rsidRDefault="00FA5AA2" w:rsidP="000738A2">
      <w:pPr>
        <w:spacing w:line="480" w:lineRule="auto"/>
        <w:rPr>
          <w:rFonts w:ascii="Times New Roman" w:hAnsi="Times New Roman" w:cs="Times New Roman"/>
          <w:sz w:val="24"/>
          <w:szCs w:val="24"/>
        </w:rPr>
      </w:pPr>
      <w:commentRangeStart w:id="20"/>
      <w:r w:rsidRPr="00FA5AA2">
        <w:rPr>
          <w:rFonts w:ascii="Times New Roman" w:hAnsi="Times New Roman" w:cs="Times New Roman"/>
          <w:sz w:val="24"/>
          <w:szCs w:val="24"/>
        </w:rPr>
        <w:t>The task in (Karpathy, 2016) is to learn an agent to play the ATAR</w:t>
      </w:r>
      <w:r>
        <w:rPr>
          <w:rFonts w:ascii="Times New Roman" w:hAnsi="Times New Roman" w:cs="Times New Roman"/>
          <w:sz w:val="24"/>
          <w:szCs w:val="24"/>
        </w:rPr>
        <w:t>I</w:t>
      </w:r>
      <w:r w:rsidRPr="00FA5AA2">
        <w:rPr>
          <w:rFonts w:ascii="Times New Roman" w:hAnsi="Times New Roman" w:cs="Times New Roman"/>
          <w:sz w:val="24"/>
          <w:szCs w:val="24"/>
        </w:rPr>
        <w:t xml:space="preserve"> game of Pong</w:t>
      </w:r>
      <w:r>
        <w:rPr>
          <w:rFonts w:ascii="Times New Roman" w:hAnsi="Times New Roman" w:cs="Times New Roman"/>
          <w:sz w:val="24"/>
          <w:szCs w:val="24"/>
        </w:rPr>
        <w:t xml:space="preserve">, from nothing more than the pixels </w:t>
      </w:r>
      <w:r w:rsidR="006F3FED">
        <w:rPr>
          <w:rFonts w:ascii="Times New Roman" w:hAnsi="Times New Roman" w:cs="Times New Roman"/>
          <w:sz w:val="24"/>
          <w:szCs w:val="24"/>
        </w:rPr>
        <w:t>from the</w:t>
      </w:r>
      <w:r>
        <w:rPr>
          <w:rFonts w:ascii="Times New Roman" w:hAnsi="Times New Roman" w:cs="Times New Roman"/>
          <w:sz w:val="24"/>
          <w:szCs w:val="24"/>
        </w:rPr>
        <w:t xml:space="preserve"> emulator</w:t>
      </w:r>
      <w:r w:rsidR="006F3FED">
        <w:rPr>
          <w:rStyle w:val="FootnoteReference"/>
          <w:rFonts w:ascii="Times New Roman" w:hAnsi="Times New Roman" w:cs="Times New Roman"/>
          <w:sz w:val="24"/>
          <w:szCs w:val="24"/>
        </w:rPr>
        <w:footnoteReference w:id="12"/>
      </w:r>
      <w:r>
        <w:rPr>
          <w:rFonts w:ascii="Times New Roman" w:hAnsi="Times New Roman" w:cs="Times New Roman"/>
          <w:sz w:val="24"/>
          <w:szCs w:val="24"/>
        </w:rPr>
        <w:t>, using a basic</w:t>
      </w:r>
      <w:r w:rsidR="000738A2">
        <w:rPr>
          <w:rFonts w:ascii="Times New Roman" w:hAnsi="Times New Roman" w:cs="Times New Roman"/>
          <w:sz w:val="24"/>
          <w:szCs w:val="24"/>
        </w:rPr>
        <w:t xml:space="preserve"> PG</w:t>
      </w:r>
      <w:r>
        <w:rPr>
          <w:rFonts w:ascii="Times New Roman" w:hAnsi="Times New Roman" w:cs="Times New Roman"/>
          <w:sz w:val="24"/>
          <w:szCs w:val="24"/>
        </w:rPr>
        <w:t>.</w:t>
      </w:r>
      <w:commentRangeEnd w:id="20"/>
      <w:r w:rsidR="00585A90">
        <w:rPr>
          <w:rStyle w:val="CommentReference"/>
        </w:rPr>
        <w:commentReference w:id="20"/>
      </w:r>
    </w:p>
    <w:p w14:paraId="77D82260" w14:textId="1D2391F0" w:rsidR="006F3FED" w:rsidRDefault="000738A2" w:rsidP="00FA5AA2">
      <w:pPr>
        <w:spacing w:line="480" w:lineRule="auto"/>
        <w:rPr>
          <w:rFonts w:ascii="Times New Roman" w:hAnsi="Times New Roman" w:cs="Times New Roman"/>
          <w:sz w:val="24"/>
          <w:szCs w:val="24"/>
        </w:rPr>
      </w:pPr>
      <w:r>
        <w:rPr>
          <w:rFonts w:ascii="Times New Roman" w:hAnsi="Times New Roman" w:cs="Times New Roman"/>
          <w:sz w:val="24"/>
          <w:szCs w:val="24"/>
        </w:rPr>
        <w:t>The structure is as follows; we receive an image, of size 210x160x3</w:t>
      </w:r>
      <w:r>
        <w:rPr>
          <w:rStyle w:val="FootnoteReference"/>
          <w:rFonts w:ascii="Times New Roman" w:hAnsi="Times New Roman" w:cs="Times New Roman"/>
          <w:sz w:val="24"/>
          <w:szCs w:val="24"/>
        </w:rPr>
        <w:footnoteReference w:id="13"/>
      </w:r>
      <w:r>
        <w:rPr>
          <w:rFonts w:ascii="Times New Roman" w:hAnsi="Times New Roman" w:cs="Times New Roman"/>
          <w:sz w:val="24"/>
          <w:szCs w:val="24"/>
        </w:rPr>
        <w:t>, and get to decide whether to move up or down. After every action, the agent is rewarded; +1 if the ball went past the opponent, -1 if the ball went past us and 0 otherwise. The objective is to beat the opponent, and so maximising the reward.</w:t>
      </w:r>
    </w:p>
    <w:p w14:paraId="449054B9" w14:textId="5BE2C35A" w:rsidR="002107A7" w:rsidRDefault="007C175D" w:rsidP="00FA5AA2">
      <w:pPr>
        <w:spacing w:line="480" w:lineRule="auto"/>
        <w:rPr>
          <w:rFonts w:ascii="Times New Roman" w:hAnsi="Times New Roman" w:cs="Times New Roman"/>
          <w:sz w:val="24"/>
          <w:szCs w:val="24"/>
        </w:rPr>
      </w:pPr>
      <w:r>
        <w:rPr>
          <w:rFonts w:ascii="Times New Roman" w:hAnsi="Times New Roman" w:cs="Times New Roman"/>
          <w:sz w:val="24"/>
          <w:szCs w:val="24"/>
        </w:rPr>
        <w:t>The architecture of the policy network is a 2-layer net, taking in the state of the game (100,800 pixels) and outputting a stochastic policy (a probability of moving the pad up or down). The actual action is sampled from the stochastic policy</w:t>
      </w:r>
      <w:r w:rsidR="002107A7">
        <w:rPr>
          <w:rFonts w:ascii="Times New Roman" w:hAnsi="Times New Roman" w:cs="Times New Roman"/>
          <w:sz w:val="24"/>
          <w:szCs w:val="24"/>
        </w:rPr>
        <w:t>.</w:t>
      </w:r>
      <w:r w:rsidR="002107A7">
        <w:rPr>
          <w:rFonts w:ascii="Times New Roman" w:hAnsi="Times New Roman" w:cs="Times New Roman"/>
          <w:sz w:val="24"/>
          <w:szCs w:val="24"/>
        </w:rPr>
        <w:br/>
        <w:t xml:space="preserve">Coming of the example net shown in (Karpathy, 2016) and in figure 3, the network consists of over </w:t>
      </w:r>
      <w:r w:rsidR="00CC3EB6">
        <w:rPr>
          <w:rFonts w:ascii="Times New Roman" w:hAnsi="Times New Roman" w:cs="Times New Roman"/>
          <w:sz w:val="24"/>
          <w:szCs w:val="24"/>
        </w:rPr>
        <w:t>2</w:t>
      </w:r>
      <w:r w:rsidR="002107A7">
        <w:rPr>
          <w:rFonts w:ascii="Times New Roman" w:hAnsi="Times New Roman" w:cs="Times New Roman"/>
          <w:sz w:val="24"/>
          <w:szCs w:val="24"/>
        </w:rPr>
        <w:t xml:space="preserve"> million parameters</w:t>
      </w:r>
      <w:r w:rsidR="002107A7">
        <w:rPr>
          <w:rStyle w:val="FootnoteReference"/>
          <w:rFonts w:ascii="Times New Roman" w:hAnsi="Times New Roman" w:cs="Times New Roman"/>
          <w:sz w:val="24"/>
          <w:szCs w:val="24"/>
        </w:rPr>
        <w:footnoteReference w:id="14"/>
      </w:r>
      <w:r w:rsidR="002107A7">
        <w:rPr>
          <w:rFonts w:ascii="Times New Roman" w:hAnsi="Times New Roman" w:cs="Times New Roman"/>
          <w:sz w:val="24"/>
          <w:szCs w:val="24"/>
        </w:rPr>
        <w:t xml:space="preserve"> to be adjusted after each action.</w:t>
      </w:r>
    </w:p>
    <w:p w14:paraId="6C41441D" w14:textId="61D85BDC" w:rsidR="00745BA9" w:rsidRPr="00745BA9" w:rsidRDefault="00745BA9" w:rsidP="00745BA9">
      <w:pPr>
        <w:spacing w:line="480" w:lineRule="auto"/>
        <w:jc w:val="center"/>
        <w:rPr>
          <w:rFonts w:ascii="Times New Roman" w:hAnsi="Times New Roman" w:cs="Times New Roman"/>
          <w:i/>
          <w:iCs/>
          <w:sz w:val="24"/>
          <w:szCs w:val="24"/>
        </w:rPr>
      </w:pPr>
      <w:r w:rsidRPr="00745BA9">
        <w:rPr>
          <w:rFonts w:ascii="Times New Roman" w:hAnsi="Times New Roman" w:cs="Times New Roman"/>
          <w:i/>
          <w:iCs/>
          <w:sz w:val="24"/>
          <w:szCs w:val="24"/>
        </w:rPr>
        <w:lastRenderedPageBreak/>
        <w:t>Figure 3 – The Policy Network</w:t>
      </w:r>
      <w:r w:rsidRPr="00745BA9">
        <w:rPr>
          <w:rFonts w:ascii="Times New Roman" w:hAnsi="Times New Roman" w:cs="Times New Roman"/>
          <w:i/>
          <w:iCs/>
          <w:sz w:val="24"/>
          <w:szCs w:val="24"/>
        </w:rPr>
        <w:br/>
      </w:r>
      <w:r w:rsidRPr="00745BA9">
        <w:rPr>
          <w:rFonts w:ascii="Times New Roman" w:hAnsi="Times New Roman" w:cs="Times New Roman"/>
          <w:i/>
          <w:iCs/>
          <w:noProof/>
          <w:sz w:val="24"/>
          <w:szCs w:val="24"/>
        </w:rPr>
        <w:drawing>
          <wp:inline distT="0" distB="0" distL="0" distR="0" wp14:anchorId="1AFE0114" wp14:editId="1CEB97FD">
            <wp:extent cx="3829050" cy="1950584"/>
            <wp:effectExtent l="0" t="0" r="0"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rpathyNet.PNG"/>
                    <pic:cNvPicPr/>
                  </pic:nvPicPr>
                  <pic:blipFill>
                    <a:blip r:embed="rId13">
                      <a:extLst>
                        <a:ext uri="{28A0092B-C50C-407E-A947-70E740481C1C}">
                          <a14:useLocalDpi xmlns:a14="http://schemas.microsoft.com/office/drawing/2010/main" val="0"/>
                        </a:ext>
                      </a:extLst>
                    </a:blip>
                    <a:stretch>
                      <a:fillRect/>
                    </a:stretch>
                  </pic:blipFill>
                  <pic:spPr>
                    <a:xfrm>
                      <a:off x="0" y="0"/>
                      <a:ext cx="3896827" cy="1985111"/>
                    </a:xfrm>
                    <a:prstGeom prst="rect">
                      <a:avLst/>
                    </a:prstGeom>
                  </pic:spPr>
                </pic:pic>
              </a:graphicData>
            </a:graphic>
          </wp:inline>
        </w:drawing>
      </w:r>
      <w:r w:rsidRPr="00745BA9">
        <w:rPr>
          <w:rFonts w:ascii="Times New Roman" w:hAnsi="Times New Roman" w:cs="Times New Roman"/>
          <w:i/>
          <w:iCs/>
          <w:sz w:val="24"/>
          <w:szCs w:val="24"/>
        </w:rPr>
        <w:br/>
      </w:r>
      <w:r w:rsidRPr="00735A70">
        <w:rPr>
          <w:rFonts w:ascii="Times New Roman" w:hAnsi="Times New Roman" w:cs="Times New Roman"/>
          <w:i/>
          <w:iCs/>
          <w:sz w:val="20"/>
          <w:szCs w:val="20"/>
        </w:rPr>
        <w:t>Credit: (Karpathy, 2016)</w:t>
      </w:r>
    </w:p>
    <w:p w14:paraId="309CC766" w14:textId="15F6AAF8" w:rsidR="000738A2" w:rsidRDefault="00745BA9" w:rsidP="00FA5AA2">
      <w:pPr>
        <w:spacing w:line="480" w:lineRule="auto"/>
        <w:rPr>
          <w:rFonts w:ascii="Times New Roman" w:hAnsi="Times New Roman" w:cs="Times New Roman"/>
          <w:sz w:val="24"/>
          <w:szCs w:val="24"/>
        </w:rPr>
      </w:pPr>
      <w:r>
        <w:rPr>
          <w:rFonts w:ascii="Times New Roman" w:hAnsi="Times New Roman" w:cs="Times New Roman"/>
          <w:sz w:val="24"/>
          <w:szCs w:val="24"/>
        </w:rPr>
        <w:t>It sounds impossible that it is possible to encourages the correct behaviour, with the need for adjusting +</w:t>
      </w:r>
      <w:r w:rsidR="00AC2D92">
        <w:rPr>
          <w:rFonts w:ascii="Times New Roman" w:hAnsi="Times New Roman" w:cs="Times New Roman"/>
          <w:sz w:val="24"/>
          <w:szCs w:val="24"/>
        </w:rPr>
        <w:t>2.5</w:t>
      </w:r>
      <w:r>
        <w:rPr>
          <w:rFonts w:ascii="Times New Roman" w:hAnsi="Times New Roman" w:cs="Times New Roman"/>
          <w:sz w:val="24"/>
          <w:szCs w:val="24"/>
        </w:rPr>
        <w:t xml:space="preserve"> million individual parameters, and a sparse reward signal, which often comes many steps after the action has been taken. But that is the beauty of nets and training using backpropagation</w:t>
      </w:r>
      <w:r>
        <w:rPr>
          <w:rStyle w:val="FootnoteReference"/>
          <w:rFonts w:ascii="Times New Roman" w:hAnsi="Times New Roman" w:cs="Times New Roman"/>
          <w:sz w:val="24"/>
          <w:szCs w:val="24"/>
        </w:rPr>
        <w:footnoteReference w:id="15"/>
      </w:r>
      <w:r w:rsidR="00CB4E60">
        <w:rPr>
          <w:rFonts w:ascii="Times New Roman" w:hAnsi="Times New Roman" w:cs="Times New Roman"/>
          <w:sz w:val="24"/>
          <w:szCs w:val="24"/>
        </w:rPr>
        <w:t xml:space="preserve">. Say an episode consists of 200 steps, implying 200 actions to be taken. If just 101 of the actions are </w:t>
      </w:r>
      <w:r w:rsidR="00CB4E60" w:rsidRPr="00CB4E60">
        <w:rPr>
          <w:rFonts w:ascii="Times New Roman" w:hAnsi="Times New Roman" w:cs="Times New Roman"/>
          <w:i/>
          <w:iCs/>
          <w:sz w:val="24"/>
          <w:szCs w:val="24"/>
        </w:rPr>
        <w:t>good</w:t>
      </w:r>
      <w:r w:rsidR="00CB4E60">
        <w:rPr>
          <w:rFonts w:ascii="Times New Roman" w:hAnsi="Times New Roman" w:cs="Times New Roman"/>
          <w:sz w:val="24"/>
          <w:szCs w:val="24"/>
        </w:rPr>
        <w:t xml:space="preserve"> actions, the outcome will be a reward of +1. Overtime, as we adjust the weights in favour of the good actions, the share of good actions within one episode increases, implying that the total number of episodes leading to a positive reward increase. For a more thorough description, </w:t>
      </w:r>
      <w:r w:rsidR="001816D0">
        <w:rPr>
          <w:rFonts w:ascii="Times New Roman" w:hAnsi="Times New Roman" w:cs="Times New Roman"/>
          <w:sz w:val="24"/>
          <w:szCs w:val="24"/>
        </w:rPr>
        <w:t>see</w:t>
      </w:r>
      <w:r w:rsidR="00CB4E60">
        <w:rPr>
          <w:rFonts w:ascii="Times New Roman" w:hAnsi="Times New Roman" w:cs="Times New Roman"/>
          <w:sz w:val="24"/>
          <w:szCs w:val="24"/>
        </w:rPr>
        <w:t xml:space="preserve"> (Karpathy, 2016) but this hopefully give an intuitive idea about what’s going on.</w:t>
      </w:r>
      <w:r w:rsidR="00CB4E60">
        <w:rPr>
          <w:rFonts w:ascii="Times New Roman" w:hAnsi="Times New Roman" w:cs="Times New Roman"/>
          <w:sz w:val="24"/>
          <w:szCs w:val="24"/>
        </w:rPr>
        <w:br/>
      </w:r>
      <w:r w:rsidR="00AF0FC7">
        <w:rPr>
          <w:rFonts w:ascii="Times New Roman" w:hAnsi="Times New Roman" w:cs="Times New Roman"/>
          <w:sz w:val="24"/>
          <w:szCs w:val="24"/>
        </w:rPr>
        <w:t xml:space="preserve">This example is rounded </w:t>
      </w:r>
      <w:proofErr w:type="spellStart"/>
      <w:r w:rsidR="00AF0FC7">
        <w:rPr>
          <w:rFonts w:ascii="Times New Roman" w:hAnsi="Times New Roman" w:cs="Times New Roman"/>
          <w:sz w:val="24"/>
          <w:szCs w:val="24"/>
        </w:rPr>
        <w:t>of</w:t>
      </w:r>
      <w:proofErr w:type="spellEnd"/>
      <w:r w:rsidR="00AF0FC7">
        <w:rPr>
          <w:rFonts w:ascii="Times New Roman" w:hAnsi="Times New Roman" w:cs="Times New Roman"/>
          <w:sz w:val="24"/>
          <w:szCs w:val="24"/>
        </w:rPr>
        <w:t xml:space="preserve"> with a quote from Karpathy himself, which sort of underlines the beauty of the above.</w:t>
      </w:r>
    </w:p>
    <w:p w14:paraId="0B3104C0" w14:textId="003D8566" w:rsidR="00482186" w:rsidRPr="000A5DB3" w:rsidRDefault="00482186" w:rsidP="000A5DB3">
      <w:pPr>
        <w:spacing w:line="480" w:lineRule="auto"/>
        <w:rPr>
          <w:rFonts w:ascii="Times New Roman" w:hAnsi="Times New Roman" w:cs="Times New Roman"/>
          <w:sz w:val="24"/>
          <w:szCs w:val="24"/>
        </w:rPr>
      </w:pPr>
      <w:r w:rsidRPr="00482186">
        <w:rPr>
          <w:rFonts w:ascii="Times New Roman" w:hAnsi="Times New Roman" w:cs="Times New Roman"/>
          <w:i/>
          <w:iCs/>
          <w:sz w:val="24"/>
          <w:szCs w:val="24"/>
        </w:rPr>
        <w:t>“</w:t>
      </w:r>
      <w:r w:rsidRPr="00482186">
        <w:rPr>
          <w:rFonts w:ascii="Times New Roman" w:hAnsi="Times New Roman" w:cs="Times New Roman"/>
          <w:i/>
          <w:iCs/>
          <w:color w:val="000000"/>
          <w:sz w:val="24"/>
          <w:szCs w:val="24"/>
          <w:shd w:val="clear" w:color="auto" w:fill="FFFFFF"/>
        </w:rPr>
        <w:t>That’s the beauty of neural nets; Using them can feel like cheating: You’re allowed to have 1 million parameters embedded in 1 teraflop of compute and you can make it do arbitrary things with SGD. It shouldn’t work, but amusingly we live in a universe where it does.”</w:t>
      </w:r>
      <w:r>
        <w:rPr>
          <w:rFonts w:ascii="Times New Roman" w:hAnsi="Times New Roman" w:cs="Times New Roman"/>
          <w:color w:val="000000"/>
          <w:sz w:val="24"/>
          <w:szCs w:val="24"/>
          <w:shd w:val="clear" w:color="auto" w:fill="FFFFFF"/>
        </w:rPr>
        <w:t xml:space="preserve"> </w:t>
      </w:r>
      <w:r w:rsidRPr="000A5DB3">
        <w:rPr>
          <w:rFonts w:ascii="Times New Roman" w:hAnsi="Times New Roman" w:cs="Times New Roman"/>
          <w:color w:val="000000"/>
          <w:sz w:val="24"/>
          <w:szCs w:val="24"/>
          <w:shd w:val="clear" w:color="auto" w:fill="FFFFFF"/>
        </w:rPr>
        <w:t>(Karpathy, 2016)</w:t>
      </w:r>
    </w:p>
    <w:p w14:paraId="713178C8" w14:textId="2A870ACD" w:rsidR="00AC116E" w:rsidRPr="000A5DB3" w:rsidRDefault="00AC116E" w:rsidP="000A5DB3">
      <w:pPr>
        <w:pStyle w:val="Heading5"/>
        <w:numPr>
          <w:ilvl w:val="4"/>
          <w:numId w:val="19"/>
        </w:numPr>
        <w:spacing w:line="480" w:lineRule="auto"/>
        <w:rPr>
          <w:rFonts w:ascii="Times New Roman" w:hAnsi="Times New Roman" w:cs="Times New Roman"/>
          <w:color w:val="auto"/>
          <w:sz w:val="24"/>
          <w:szCs w:val="24"/>
        </w:rPr>
      </w:pPr>
      <w:bookmarkStart w:id="22" w:name="_Toc15890587"/>
      <w:commentRangeStart w:id="23"/>
      <w:r w:rsidRPr="000A5DB3">
        <w:rPr>
          <w:rFonts w:ascii="Times New Roman" w:hAnsi="Times New Roman" w:cs="Times New Roman"/>
          <w:color w:val="auto"/>
          <w:sz w:val="24"/>
          <w:szCs w:val="24"/>
        </w:rPr>
        <w:lastRenderedPageBreak/>
        <w:t>P</w:t>
      </w:r>
      <w:r w:rsidR="000A5DB3" w:rsidRPr="000A5DB3">
        <w:rPr>
          <w:rFonts w:ascii="Times New Roman" w:hAnsi="Times New Roman" w:cs="Times New Roman"/>
          <w:color w:val="auto"/>
          <w:sz w:val="24"/>
          <w:szCs w:val="24"/>
        </w:rPr>
        <w:t>roximal Policy Optimisation</w:t>
      </w:r>
      <w:bookmarkEnd w:id="22"/>
      <w:commentRangeEnd w:id="23"/>
      <w:r w:rsidR="0018519F">
        <w:rPr>
          <w:rStyle w:val="CommentReference"/>
          <w:rFonts w:asciiTheme="minorHAnsi" w:eastAsiaTheme="minorHAnsi" w:hAnsiTheme="minorHAnsi" w:cstheme="minorBidi"/>
          <w:color w:val="auto"/>
        </w:rPr>
        <w:commentReference w:id="23"/>
      </w:r>
    </w:p>
    <w:p w14:paraId="6B9D9DBE" w14:textId="48E7A3A0" w:rsidR="000C2613" w:rsidRDefault="00673469" w:rsidP="000465B4">
      <w:pPr>
        <w:spacing w:line="480" w:lineRule="auto"/>
        <w:rPr>
          <w:rFonts w:ascii="Times New Roman" w:hAnsi="Times New Roman" w:cs="Times New Roman"/>
          <w:sz w:val="24"/>
          <w:szCs w:val="24"/>
        </w:rPr>
      </w:pPr>
      <w:r>
        <w:rPr>
          <w:rFonts w:ascii="Times New Roman" w:hAnsi="Times New Roman" w:cs="Times New Roman"/>
          <w:sz w:val="24"/>
          <w:szCs w:val="24"/>
        </w:rPr>
        <w:t>PPO</w:t>
      </w:r>
      <w:r w:rsidR="00F41203">
        <w:rPr>
          <w:rFonts w:ascii="Times New Roman" w:hAnsi="Times New Roman" w:cs="Times New Roman"/>
          <w:sz w:val="24"/>
          <w:szCs w:val="24"/>
        </w:rPr>
        <w:t xml:space="preserve"> </w:t>
      </w:r>
      <w:r>
        <w:rPr>
          <w:rFonts w:ascii="Times New Roman" w:hAnsi="Times New Roman" w:cs="Times New Roman"/>
          <w:sz w:val="24"/>
          <w:szCs w:val="24"/>
        </w:rPr>
        <w:t>is the embedded DRL algorithm in the ML-Agents toolkit, and it has been shown to outperform far more complex PG methods while being more general and having better sampling complexity (Schulman et al., 2017b).</w:t>
      </w:r>
      <w:r w:rsidR="0090293E">
        <w:rPr>
          <w:rFonts w:ascii="Times New Roman" w:hAnsi="Times New Roman" w:cs="Times New Roman"/>
          <w:sz w:val="24"/>
          <w:szCs w:val="24"/>
        </w:rPr>
        <w:t xml:space="preserve"> The idea of PPO is </w:t>
      </w:r>
      <w:r w:rsidR="00B56F66">
        <w:rPr>
          <w:rFonts w:ascii="Times New Roman" w:hAnsi="Times New Roman" w:cs="Times New Roman"/>
          <w:sz w:val="24"/>
          <w:szCs w:val="24"/>
        </w:rPr>
        <w:t>like</w:t>
      </w:r>
      <w:r w:rsidR="0090293E">
        <w:rPr>
          <w:rFonts w:ascii="Times New Roman" w:hAnsi="Times New Roman" w:cs="Times New Roman"/>
          <w:sz w:val="24"/>
          <w:szCs w:val="24"/>
        </w:rPr>
        <w:t xml:space="preserve"> the example of (Karpathy, 2016) and somewhat to the idea of (Mnih et al., 2013). </w:t>
      </w:r>
    </w:p>
    <w:p w14:paraId="2DE23CBE" w14:textId="317C8B42" w:rsidR="00874B00" w:rsidRDefault="0090293E"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PPO optimises a surrogate objective function, based on </w:t>
      </w:r>
      <w:r w:rsidR="00874B00">
        <w:rPr>
          <w:rFonts w:ascii="Times New Roman" w:hAnsi="Times New Roman" w:cs="Times New Roman"/>
          <w:sz w:val="24"/>
          <w:szCs w:val="24"/>
        </w:rPr>
        <w:t xml:space="preserve">sampled </w:t>
      </w:r>
      <w:r>
        <w:rPr>
          <w:rFonts w:ascii="Times New Roman" w:hAnsi="Times New Roman" w:cs="Times New Roman"/>
          <w:sz w:val="24"/>
          <w:szCs w:val="24"/>
        </w:rPr>
        <w:t>experience</w:t>
      </w:r>
      <w:r w:rsidR="00B56F66">
        <w:rPr>
          <w:rFonts w:ascii="Times New Roman" w:hAnsi="Times New Roman" w:cs="Times New Roman"/>
          <w:sz w:val="24"/>
          <w:szCs w:val="24"/>
        </w:rPr>
        <w:t xml:space="preserve"> (batch updates)</w:t>
      </w:r>
      <w:r>
        <w:rPr>
          <w:rFonts w:ascii="Times New Roman" w:hAnsi="Times New Roman" w:cs="Times New Roman"/>
          <w:sz w:val="24"/>
          <w:szCs w:val="24"/>
        </w:rPr>
        <w:t xml:space="preserve">, from which the policy is </w:t>
      </w:r>
      <w:r w:rsidR="00874B00">
        <w:rPr>
          <w:rFonts w:ascii="Times New Roman" w:hAnsi="Times New Roman" w:cs="Times New Roman"/>
          <w:sz w:val="24"/>
          <w:szCs w:val="24"/>
        </w:rPr>
        <w:t>updated,</w:t>
      </w:r>
      <w:r>
        <w:rPr>
          <w:rFonts w:ascii="Times New Roman" w:hAnsi="Times New Roman" w:cs="Times New Roman"/>
          <w:sz w:val="24"/>
          <w:szCs w:val="24"/>
        </w:rPr>
        <w:t xml:space="preserve"> and an action is chosen from</w:t>
      </w:r>
      <w:r w:rsidR="00874B00">
        <w:rPr>
          <w:rFonts w:ascii="Times New Roman" w:hAnsi="Times New Roman" w:cs="Times New Roman"/>
          <w:sz w:val="24"/>
          <w:szCs w:val="24"/>
        </w:rPr>
        <w:t xml:space="preserve"> the updated policy</w:t>
      </w:r>
      <w:r>
        <w:rPr>
          <w:rFonts w:ascii="Times New Roman" w:hAnsi="Times New Roman" w:cs="Times New Roman"/>
          <w:sz w:val="24"/>
          <w:szCs w:val="24"/>
        </w:rPr>
        <w:t>. Simple and effective.</w:t>
      </w:r>
      <w:r w:rsidR="00835AB8">
        <w:rPr>
          <w:rFonts w:ascii="Times New Roman" w:hAnsi="Times New Roman" w:cs="Times New Roman"/>
          <w:sz w:val="24"/>
          <w:szCs w:val="24"/>
        </w:rPr>
        <w:br/>
        <w:t>The PPO proposed by (Schulman et al., 2017b) and used in the ML-Agents toolkit</w:t>
      </w:r>
      <w:r w:rsidR="00B56F66">
        <w:rPr>
          <w:rFonts w:ascii="Times New Roman" w:hAnsi="Times New Roman" w:cs="Times New Roman"/>
          <w:sz w:val="24"/>
          <w:szCs w:val="24"/>
        </w:rPr>
        <w:t>,</w:t>
      </w:r>
      <w:r w:rsidR="00835AB8">
        <w:rPr>
          <w:rFonts w:ascii="Times New Roman" w:hAnsi="Times New Roman" w:cs="Times New Roman"/>
          <w:sz w:val="24"/>
          <w:szCs w:val="24"/>
        </w:rPr>
        <w:t xml:space="preserve"> is an Actor-Critic styled PG method, and both the approximative policy and value function are approximated by deep nets. </w:t>
      </w:r>
      <w:r w:rsidR="009F1B04">
        <w:rPr>
          <w:rFonts w:ascii="Times New Roman" w:hAnsi="Times New Roman" w:cs="Times New Roman"/>
          <w:sz w:val="24"/>
          <w:szCs w:val="24"/>
        </w:rPr>
        <w:t xml:space="preserve">For the full argumentation for using an actor-critic styled PG method, </w:t>
      </w:r>
      <w:r w:rsidR="002E46CD">
        <w:rPr>
          <w:rFonts w:ascii="Times New Roman" w:hAnsi="Times New Roman" w:cs="Times New Roman"/>
          <w:sz w:val="24"/>
          <w:szCs w:val="24"/>
        </w:rPr>
        <w:t>see</w:t>
      </w:r>
      <w:r w:rsidR="009F1B04">
        <w:rPr>
          <w:rFonts w:ascii="Times New Roman" w:hAnsi="Times New Roman" w:cs="Times New Roman"/>
          <w:sz w:val="24"/>
          <w:szCs w:val="24"/>
        </w:rPr>
        <w:t xml:space="preserve"> (Schulman et al., 2016), but the simplified argument is to manage the bias-variance trade-off, occurring from the use of stochastic policies in PG methods.</w:t>
      </w:r>
      <w:r w:rsidR="00874B00">
        <w:rPr>
          <w:rFonts w:ascii="Times New Roman" w:hAnsi="Times New Roman" w:cs="Times New Roman"/>
          <w:sz w:val="24"/>
          <w:szCs w:val="24"/>
        </w:rPr>
        <w:br/>
        <w:t>It is choice of surrogate objective function that differs PPO from other PG methods, with the motivation for a new surrogate objective function being that</w:t>
      </w:r>
      <w:r w:rsidR="00501B29">
        <w:rPr>
          <w:rFonts w:ascii="Times New Roman" w:hAnsi="Times New Roman" w:cs="Times New Roman"/>
          <w:sz w:val="24"/>
          <w:szCs w:val="24"/>
        </w:rPr>
        <w:t>,</w:t>
      </w:r>
      <w:r w:rsidR="00874B00">
        <w:rPr>
          <w:rFonts w:ascii="Times New Roman" w:hAnsi="Times New Roman" w:cs="Times New Roman"/>
          <w:sz w:val="24"/>
          <w:szCs w:val="24"/>
        </w:rPr>
        <w:t xml:space="preserve"> </w:t>
      </w:r>
      <w:r w:rsidR="00501B29">
        <w:rPr>
          <w:rFonts w:ascii="Times New Roman" w:hAnsi="Times New Roman" w:cs="Times New Roman"/>
          <w:sz w:val="24"/>
          <w:szCs w:val="24"/>
        </w:rPr>
        <w:t xml:space="preserve">existing surrogate objective functions tends to suffer from catastrophic large updates when </w:t>
      </w:r>
      <w:r w:rsidR="00874B00">
        <w:rPr>
          <w:rFonts w:ascii="Times New Roman" w:hAnsi="Times New Roman" w:cs="Times New Roman"/>
          <w:sz w:val="24"/>
          <w:szCs w:val="24"/>
        </w:rPr>
        <w:t>multi</w:t>
      </w:r>
      <w:r w:rsidR="00501B29">
        <w:rPr>
          <w:rFonts w:ascii="Times New Roman" w:hAnsi="Times New Roman" w:cs="Times New Roman"/>
          <w:sz w:val="24"/>
          <w:szCs w:val="24"/>
        </w:rPr>
        <w:t>ple</w:t>
      </w:r>
      <w:r w:rsidR="00874B00">
        <w:rPr>
          <w:rFonts w:ascii="Times New Roman" w:hAnsi="Times New Roman" w:cs="Times New Roman"/>
          <w:sz w:val="24"/>
          <w:szCs w:val="24"/>
        </w:rPr>
        <w:t xml:space="preserve"> steps of optimisation </w:t>
      </w:r>
      <w:r w:rsidR="00327D4C">
        <w:rPr>
          <w:rFonts w:ascii="Times New Roman" w:hAnsi="Times New Roman" w:cs="Times New Roman"/>
          <w:sz w:val="24"/>
          <w:szCs w:val="24"/>
        </w:rPr>
        <w:t>is</w:t>
      </w:r>
      <w:r w:rsidR="00501B29">
        <w:rPr>
          <w:rFonts w:ascii="Times New Roman" w:hAnsi="Times New Roman" w:cs="Times New Roman"/>
          <w:sz w:val="24"/>
          <w:szCs w:val="24"/>
        </w:rPr>
        <w:t xml:space="preserve"> been performed</w:t>
      </w:r>
      <w:r w:rsidR="00B90E4A">
        <w:rPr>
          <w:rFonts w:ascii="Times New Roman" w:hAnsi="Times New Roman" w:cs="Times New Roman"/>
          <w:sz w:val="24"/>
          <w:szCs w:val="24"/>
        </w:rPr>
        <w:t xml:space="preserve"> using the same trajectory</w:t>
      </w:r>
      <w:r w:rsidR="00501B29">
        <w:rPr>
          <w:rFonts w:ascii="Times New Roman" w:hAnsi="Times New Roman" w:cs="Times New Roman"/>
          <w:sz w:val="24"/>
          <w:szCs w:val="24"/>
        </w:rPr>
        <w:t>.</w:t>
      </w:r>
      <w:r w:rsidR="005A62A6">
        <w:rPr>
          <w:rFonts w:ascii="Times New Roman" w:hAnsi="Times New Roman" w:cs="Times New Roman"/>
          <w:sz w:val="24"/>
          <w:szCs w:val="24"/>
        </w:rPr>
        <w:t xml:space="preserve"> The proposed surrogate objective function for PPO bounds the size of the update, eliminating the risk of large updates. The surrogate objective function is seen in (4) </w:t>
      </w:r>
      <w:r w:rsidR="001816D0">
        <w:rPr>
          <w:rFonts w:ascii="Times New Roman" w:hAnsi="Times New Roman" w:cs="Times New Roman"/>
          <w:sz w:val="24"/>
          <w:szCs w:val="24"/>
        </w:rPr>
        <w:t>and</w:t>
      </w:r>
      <w:r w:rsidR="005A62A6">
        <w:rPr>
          <w:rFonts w:ascii="Times New Roman" w:hAnsi="Times New Roman" w:cs="Times New Roman"/>
          <w:sz w:val="24"/>
          <w:szCs w:val="24"/>
        </w:rPr>
        <w:t xml:space="preserve"> the algorithm is shown in figure 4</w:t>
      </w:r>
      <w:r w:rsidR="001816D0">
        <w:rPr>
          <w:rFonts w:ascii="Times New Roman" w:hAnsi="Times New Roman" w:cs="Times New Roman"/>
          <w:sz w:val="24"/>
          <w:szCs w:val="24"/>
        </w:rPr>
        <w:t>.</w:t>
      </w:r>
      <w:r w:rsidR="005A62A6">
        <w:rPr>
          <w:rFonts w:ascii="Times New Roman" w:hAnsi="Times New Roman" w:cs="Times New Roman"/>
          <w:sz w:val="24"/>
          <w:szCs w:val="24"/>
        </w:rPr>
        <w:t xml:space="preserve"> </w:t>
      </w:r>
      <w:r w:rsidR="008E1078">
        <w:rPr>
          <w:rFonts w:ascii="Times New Roman" w:hAnsi="Times New Roman" w:cs="Times New Roman"/>
          <w:sz w:val="24"/>
          <w:szCs w:val="24"/>
        </w:rPr>
        <w:t>Review</w:t>
      </w:r>
      <w:r w:rsidR="005A62A6">
        <w:rPr>
          <w:rFonts w:ascii="Times New Roman" w:hAnsi="Times New Roman" w:cs="Times New Roman"/>
          <w:sz w:val="24"/>
          <w:szCs w:val="24"/>
        </w:rPr>
        <w:t xml:space="preserve"> (Shulman et al., 2017b) for a thorough description of PPO and the difference to other PG methods.</w:t>
      </w:r>
    </w:p>
    <w:p w14:paraId="472E67EC" w14:textId="6C213937" w:rsidR="005A62A6" w:rsidRPr="00A62690" w:rsidRDefault="00E8128F" w:rsidP="000465B4">
      <w:pPr>
        <w:spacing w:line="480" w:lineRule="auto"/>
        <w:rPr>
          <w:rFonts w:ascii="Times New Roman" w:eastAsiaTheme="minorEastAsia"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CLIP</m:t>
              </m:r>
            </m:sup>
          </m:sSup>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acc>
            <m:accPr>
              <m:ctrlPr>
                <w:rPr>
                  <w:rFonts w:ascii="Cambria Math" w:hAnsi="Cambria Math" w:cs="Times New Roman"/>
                  <w:i/>
                  <w:sz w:val="24"/>
                  <w:szCs w:val="24"/>
                </w:rPr>
              </m:ctrlPr>
            </m:accPr>
            <m:e>
              <m:r>
                <w:rPr>
                  <w:rFonts w:ascii="Cambria Math" w:hAnsi="Cambria Math" w:cs="Times New Roman"/>
                  <w:sz w:val="24"/>
                  <w:szCs w:val="24"/>
                </w:rPr>
                <m:t>E</m:t>
              </m:r>
            </m:e>
          </m:acc>
          <m:d>
            <m:dPr>
              <m:begChr m:val="["/>
              <m:endChr m:val="]"/>
              <m:ctrlPr>
                <w:rPr>
                  <w:rFonts w:ascii="Cambria Math" w:hAnsi="Cambria Math" w:cs="Times New Roman"/>
                  <w:i/>
                  <w:sz w:val="24"/>
                  <w:szCs w:val="24"/>
                </w:rPr>
              </m:ctrlPr>
            </m:dPr>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min</m:t>
                  </m:r>
                  <m:ctrlPr>
                    <w:rPr>
                      <w:rFonts w:ascii="Cambria Math" w:hAnsi="Cambria Math" w:cs="Times New Roman"/>
                      <w:i/>
                      <w:sz w:val="24"/>
                      <w:szCs w:val="24"/>
                    </w:rPr>
                  </m:ctrlPr>
                </m:fName>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,clip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m:t>
                              </m:r>
                            </m:e>
                          </m:d>
                          <m:r>
                            <w:rPr>
                              <w:rFonts w:ascii="Cambria Math" w:eastAsiaTheme="minorEastAsia" w:hAnsi="Cambria Math" w:cs="Times New Roman"/>
                              <w:sz w:val="24"/>
                              <w:szCs w:val="24"/>
                            </w:rPr>
                            <m:t>,1-ϵ,1+ϵ</m:t>
                          </m:r>
                        </m:e>
                      </m:d>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A</m:t>
                              </m:r>
                            </m:e>
                          </m:acc>
                        </m:e>
                        <m:sub>
                          <m:r>
                            <w:rPr>
                              <w:rFonts w:ascii="Cambria Math" w:eastAsiaTheme="minorEastAsia" w:hAnsi="Cambria Math" w:cs="Times New Roman"/>
                              <w:sz w:val="24"/>
                              <w:szCs w:val="24"/>
                            </w:rPr>
                            <m:t>t</m:t>
                          </m:r>
                        </m:sub>
                      </m:sSub>
                    </m:e>
                  </m:d>
                </m:e>
              </m:func>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(4) </m:t>
          </m:r>
        </m:oMath>
      </m:oMathPara>
    </w:p>
    <w:p w14:paraId="519CE0D3" w14:textId="6609351F" w:rsidR="00A62690" w:rsidRDefault="00A62690" w:rsidP="00A62690">
      <w:pPr>
        <w:spacing w:line="480" w:lineRule="auto"/>
        <w:jc w:val="center"/>
        <w:rPr>
          <w:rFonts w:ascii="Times New Roman" w:eastAsiaTheme="minorEastAsia" w:hAnsi="Times New Roman" w:cs="Times New Roman"/>
          <w:i/>
          <w:iCs/>
          <w:sz w:val="24"/>
          <w:szCs w:val="24"/>
        </w:rPr>
      </w:pPr>
      <w:r w:rsidRPr="00A62690">
        <w:rPr>
          <w:rFonts w:ascii="Times New Roman" w:eastAsiaTheme="minorEastAsia" w:hAnsi="Times New Roman" w:cs="Times New Roman"/>
          <w:i/>
          <w:iCs/>
          <w:sz w:val="24"/>
          <w:szCs w:val="24"/>
        </w:rPr>
        <w:lastRenderedPageBreak/>
        <w:t>Figure 4 – PPO Algorithm</w:t>
      </w:r>
      <w:r w:rsidRPr="00A62690">
        <w:rPr>
          <w:rFonts w:ascii="Times New Roman" w:eastAsiaTheme="minorEastAsia" w:hAnsi="Times New Roman" w:cs="Times New Roman"/>
          <w:i/>
          <w:iCs/>
          <w:sz w:val="24"/>
          <w:szCs w:val="24"/>
        </w:rPr>
        <w:br/>
      </w:r>
      <w:r w:rsidRPr="00A62690">
        <w:rPr>
          <w:rFonts w:ascii="Times New Roman" w:hAnsi="Times New Roman" w:cs="Times New Roman"/>
          <w:i/>
          <w:iCs/>
          <w:noProof/>
          <w:sz w:val="24"/>
          <w:szCs w:val="24"/>
        </w:rPr>
        <w:drawing>
          <wp:inline distT="0" distB="0" distL="0" distR="0" wp14:anchorId="1B34C109" wp14:editId="7059B86D">
            <wp:extent cx="4438650" cy="1554462"/>
            <wp:effectExtent l="0" t="0" r="0" b="825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POAlgorithm.PNG"/>
                    <pic:cNvPicPr/>
                  </pic:nvPicPr>
                  <pic:blipFill>
                    <a:blip r:embed="rId14">
                      <a:extLst>
                        <a:ext uri="{28A0092B-C50C-407E-A947-70E740481C1C}">
                          <a14:useLocalDpi xmlns:a14="http://schemas.microsoft.com/office/drawing/2010/main" val="0"/>
                        </a:ext>
                      </a:extLst>
                    </a:blip>
                    <a:stretch>
                      <a:fillRect/>
                    </a:stretch>
                  </pic:blipFill>
                  <pic:spPr>
                    <a:xfrm>
                      <a:off x="0" y="0"/>
                      <a:ext cx="4454675" cy="1560074"/>
                    </a:xfrm>
                    <a:prstGeom prst="rect">
                      <a:avLst/>
                    </a:prstGeom>
                  </pic:spPr>
                </pic:pic>
              </a:graphicData>
            </a:graphic>
          </wp:inline>
        </w:drawing>
      </w:r>
    </w:p>
    <w:p w14:paraId="0A47CE91" w14:textId="5ABEC939" w:rsidR="00B72C12" w:rsidRPr="00B72C12" w:rsidRDefault="008F3BE8" w:rsidP="00B72C12">
      <w:pPr>
        <w:spacing w:line="480" w:lineRule="auto"/>
        <w:rPr>
          <w:rFonts w:ascii="Times New Roman" w:hAnsi="Times New Roman" w:cs="Times New Roman"/>
          <w:sz w:val="24"/>
          <w:szCs w:val="24"/>
        </w:rPr>
      </w:pPr>
      <w:r>
        <w:rPr>
          <w:rFonts w:ascii="Times New Roman" w:hAnsi="Times New Roman" w:cs="Times New Roman"/>
          <w:sz w:val="24"/>
          <w:szCs w:val="24"/>
        </w:rPr>
        <w:t xml:space="preserve">With the theory outlined, it is now time to review the field of application for this study. </w:t>
      </w:r>
    </w:p>
    <w:p w14:paraId="060A7168" w14:textId="77777777" w:rsidR="000C2613" w:rsidRPr="007472A6" w:rsidRDefault="000C2613" w:rsidP="000465B4">
      <w:pPr>
        <w:pStyle w:val="ListParagraph"/>
        <w:keepNext/>
        <w:keepLines/>
        <w:numPr>
          <w:ilvl w:val="0"/>
          <w:numId w:val="18"/>
        </w:numPr>
        <w:spacing w:before="40" w:after="0" w:line="480" w:lineRule="auto"/>
        <w:contextualSpacing w:val="0"/>
        <w:outlineLvl w:val="2"/>
        <w:rPr>
          <w:rFonts w:ascii="Times New Roman" w:eastAsiaTheme="majorEastAsia" w:hAnsi="Times New Roman" w:cs="Times New Roman"/>
          <w:vanish/>
          <w:sz w:val="24"/>
          <w:szCs w:val="24"/>
        </w:rPr>
      </w:pPr>
      <w:bookmarkStart w:id="24" w:name="_Toc15762694"/>
      <w:bookmarkStart w:id="25" w:name="_Toc15815965"/>
      <w:bookmarkStart w:id="26" w:name="_Toc15848282"/>
      <w:bookmarkStart w:id="27" w:name="_Toc15890545"/>
      <w:bookmarkStart w:id="28" w:name="_Toc15890588"/>
      <w:bookmarkEnd w:id="24"/>
      <w:bookmarkEnd w:id="25"/>
      <w:bookmarkEnd w:id="26"/>
      <w:bookmarkEnd w:id="27"/>
      <w:bookmarkEnd w:id="28"/>
    </w:p>
    <w:p w14:paraId="6A76E345" w14:textId="77777777" w:rsidR="000C2613" w:rsidRPr="007472A6" w:rsidRDefault="000C2613" w:rsidP="000465B4">
      <w:pPr>
        <w:pStyle w:val="ListParagraph"/>
        <w:keepNext/>
        <w:keepLines/>
        <w:numPr>
          <w:ilvl w:val="2"/>
          <w:numId w:val="18"/>
        </w:numPr>
        <w:spacing w:before="40" w:after="0" w:line="480" w:lineRule="auto"/>
        <w:contextualSpacing w:val="0"/>
        <w:outlineLvl w:val="2"/>
        <w:rPr>
          <w:rFonts w:ascii="Times New Roman" w:eastAsiaTheme="majorEastAsia" w:hAnsi="Times New Roman" w:cs="Times New Roman"/>
          <w:vanish/>
          <w:sz w:val="24"/>
          <w:szCs w:val="24"/>
        </w:rPr>
      </w:pPr>
      <w:bookmarkStart w:id="29" w:name="_Toc15762695"/>
      <w:bookmarkStart w:id="30" w:name="_Toc15815966"/>
      <w:bookmarkStart w:id="31" w:name="_Toc15848283"/>
      <w:bookmarkStart w:id="32" w:name="_Toc15890546"/>
      <w:bookmarkStart w:id="33" w:name="_Toc15890589"/>
      <w:bookmarkEnd w:id="29"/>
      <w:bookmarkEnd w:id="30"/>
      <w:bookmarkEnd w:id="31"/>
      <w:bookmarkEnd w:id="32"/>
      <w:bookmarkEnd w:id="33"/>
    </w:p>
    <w:p w14:paraId="12E97084" w14:textId="59AD5A87" w:rsidR="000C2613" w:rsidRPr="007472A6" w:rsidRDefault="000C2613" w:rsidP="000465B4">
      <w:pPr>
        <w:pStyle w:val="Heading3"/>
        <w:numPr>
          <w:ilvl w:val="2"/>
          <w:numId w:val="18"/>
        </w:numPr>
        <w:spacing w:line="480" w:lineRule="auto"/>
        <w:rPr>
          <w:rFonts w:ascii="Times New Roman" w:hAnsi="Times New Roman" w:cs="Times New Roman"/>
          <w:color w:val="auto"/>
        </w:rPr>
      </w:pPr>
      <w:bookmarkStart w:id="34" w:name="_Toc15890590"/>
      <w:r w:rsidRPr="007472A6">
        <w:rPr>
          <w:rFonts w:ascii="Times New Roman" w:hAnsi="Times New Roman" w:cs="Times New Roman"/>
          <w:color w:val="auto"/>
        </w:rPr>
        <w:t>Robotic Navigation in Urban Environments</w:t>
      </w:r>
      <w:bookmarkEnd w:id="34"/>
    </w:p>
    <w:p w14:paraId="06584962" w14:textId="773AD7DE" w:rsidR="00613AEC" w:rsidRDefault="00792D0F" w:rsidP="000465B4">
      <w:pPr>
        <w:spacing w:line="480" w:lineRule="auto"/>
        <w:rPr>
          <w:rFonts w:ascii="Times New Roman" w:hAnsi="Times New Roman" w:cs="Times New Roman"/>
          <w:sz w:val="24"/>
          <w:szCs w:val="24"/>
        </w:rPr>
      </w:pPr>
      <w:r>
        <w:rPr>
          <w:rFonts w:ascii="Times New Roman" w:hAnsi="Times New Roman" w:cs="Times New Roman"/>
          <w:sz w:val="24"/>
          <w:szCs w:val="24"/>
        </w:rPr>
        <w:t>Besides limiting this part of the literature review to only consider robotic navigation in urban environments (UE), it is also restricted to only consider navigation in unknown environments as it resembles to the model-free DRL approach studied in this study.</w:t>
      </w:r>
      <w:r>
        <w:rPr>
          <w:rFonts w:ascii="Times New Roman" w:hAnsi="Times New Roman" w:cs="Times New Roman"/>
          <w:sz w:val="24"/>
          <w:szCs w:val="24"/>
        </w:rPr>
        <w:br/>
      </w:r>
      <w:r w:rsidR="00565E45">
        <w:rPr>
          <w:rFonts w:ascii="Times New Roman" w:hAnsi="Times New Roman" w:cs="Times New Roman"/>
          <w:sz w:val="24"/>
          <w:szCs w:val="24"/>
        </w:rPr>
        <w:t xml:space="preserve">This part of the literature review is divided into two parts; the traditional </w:t>
      </w:r>
      <w:r w:rsidR="00415347">
        <w:rPr>
          <w:rFonts w:ascii="Times New Roman" w:hAnsi="Times New Roman" w:cs="Times New Roman"/>
          <w:sz w:val="24"/>
          <w:szCs w:val="24"/>
        </w:rPr>
        <w:t>literature, which does not include the use of RL</w:t>
      </w:r>
      <w:r w:rsidR="000A42FF">
        <w:rPr>
          <w:rFonts w:ascii="Times New Roman" w:hAnsi="Times New Roman" w:cs="Times New Roman"/>
          <w:sz w:val="24"/>
          <w:szCs w:val="24"/>
        </w:rPr>
        <w:t>,</w:t>
      </w:r>
      <w:r w:rsidR="00415347">
        <w:rPr>
          <w:rFonts w:ascii="Times New Roman" w:hAnsi="Times New Roman" w:cs="Times New Roman"/>
          <w:sz w:val="24"/>
          <w:szCs w:val="24"/>
        </w:rPr>
        <w:t xml:space="preserve"> and the </w:t>
      </w:r>
      <w:r w:rsidR="005327A1">
        <w:rPr>
          <w:rFonts w:ascii="Times New Roman" w:hAnsi="Times New Roman" w:cs="Times New Roman"/>
          <w:sz w:val="24"/>
          <w:szCs w:val="24"/>
        </w:rPr>
        <w:t>D</w:t>
      </w:r>
      <w:r w:rsidR="00415347">
        <w:rPr>
          <w:rFonts w:ascii="Times New Roman" w:hAnsi="Times New Roman" w:cs="Times New Roman"/>
          <w:sz w:val="24"/>
          <w:szCs w:val="24"/>
        </w:rPr>
        <w:t>RL-based literature.</w:t>
      </w:r>
    </w:p>
    <w:p w14:paraId="05A407C6" w14:textId="2EEFE7FF" w:rsidR="00613AEC" w:rsidRDefault="008222A9"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Robotic navigation in </w:t>
      </w:r>
      <w:r w:rsidR="00493840">
        <w:rPr>
          <w:rFonts w:ascii="Times New Roman" w:hAnsi="Times New Roman" w:cs="Times New Roman"/>
          <w:sz w:val="24"/>
          <w:szCs w:val="24"/>
        </w:rPr>
        <w:t>UE’s</w:t>
      </w:r>
      <w:r>
        <w:rPr>
          <w:rFonts w:ascii="Times New Roman" w:hAnsi="Times New Roman" w:cs="Times New Roman"/>
          <w:sz w:val="24"/>
          <w:szCs w:val="24"/>
        </w:rPr>
        <w:t xml:space="preserve"> obviously comes with a lot of challenges</w:t>
      </w:r>
      <w:r w:rsidR="00792D0F">
        <w:rPr>
          <w:rFonts w:ascii="Times New Roman" w:hAnsi="Times New Roman" w:cs="Times New Roman"/>
          <w:sz w:val="24"/>
          <w:szCs w:val="24"/>
        </w:rPr>
        <w:t xml:space="preserve">. </w:t>
      </w:r>
      <w:r w:rsidR="00415347">
        <w:rPr>
          <w:rFonts w:ascii="Times New Roman" w:hAnsi="Times New Roman" w:cs="Times New Roman"/>
          <w:sz w:val="24"/>
          <w:szCs w:val="24"/>
        </w:rPr>
        <w:t xml:space="preserve">The four main challenges surrounding robotic navigation in </w:t>
      </w:r>
      <w:r w:rsidR="00726D81">
        <w:rPr>
          <w:rFonts w:ascii="Times New Roman" w:hAnsi="Times New Roman" w:cs="Times New Roman"/>
          <w:sz w:val="24"/>
          <w:szCs w:val="24"/>
        </w:rPr>
        <w:t>UE’s</w:t>
      </w:r>
      <w:r w:rsidR="00415347">
        <w:rPr>
          <w:rFonts w:ascii="Times New Roman" w:hAnsi="Times New Roman" w:cs="Times New Roman"/>
          <w:sz w:val="24"/>
          <w:szCs w:val="24"/>
        </w:rPr>
        <w:t xml:space="preserve"> are mapping, localisation, traversability analysis and planning.</w:t>
      </w:r>
      <w:r w:rsidR="00613AEC">
        <w:rPr>
          <w:rFonts w:ascii="Times New Roman" w:hAnsi="Times New Roman" w:cs="Times New Roman"/>
          <w:sz w:val="24"/>
          <w:szCs w:val="24"/>
        </w:rPr>
        <w:t xml:space="preserve"> Common for all the papers examined on the traditional literature, is that each of the four challenges are handled by separate systems, within the robot.</w:t>
      </w:r>
    </w:p>
    <w:p w14:paraId="56096CF1" w14:textId="646F0A7C" w:rsidR="00613AEC" w:rsidRDefault="00613AEC"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493840">
        <w:rPr>
          <w:rFonts w:ascii="Times New Roman" w:hAnsi="Times New Roman" w:cs="Times New Roman"/>
          <w:sz w:val="24"/>
          <w:szCs w:val="24"/>
        </w:rPr>
        <w:t>consensus</w:t>
      </w:r>
      <w:r>
        <w:rPr>
          <w:rFonts w:ascii="Times New Roman" w:hAnsi="Times New Roman" w:cs="Times New Roman"/>
          <w:sz w:val="24"/>
          <w:szCs w:val="24"/>
        </w:rPr>
        <w:t xml:space="preserve"> </w:t>
      </w:r>
      <w:r w:rsidR="000D7FAF">
        <w:rPr>
          <w:rFonts w:ascii="Times New Roman" w:hAnsi="Times New Roman" w:cs="Times New Roman"/>
          <w:sz w:val="24"/>
          <w:szCs w:val="24"/>
        </w:rPr>
        <w:t xml:space="preserve">to </w:t>
      </w:r>
      <w:r>
        <w:rPr>
          <w:rFonts w:ascii="Times New Roman" w:hAnsi="Times New Roman" w:cs="Times New Roman"/>
          <w:sz w:val="24"/>
          <w:szCs w:val="24"/>
        </w:rPr>
        <w:t>handl</w:t>
      </w:r>
      <w:r w:rsidR="000D7FAF">
        <w:rPr>
          <w:rFonts w:ascii="Times New Roman" w:hAnsi="Times New Roman" w:cs="Times New Roman"/>
          <w:sz w:val="24"/>
          <w:szCs w:val="24"/>
        </w:rPr>
        <w:t>e</w:t>
      </w:r>
      <w:r>
        <w:rPr>
          <w:rFonts w:ascii="Times New Roman" w:hAnsi="Times New Roman" w:cs="Times New Roman"/>
          <w:sz w:val="24"/>
          <w:szCs w:val="24"/>
        </w:rPr>
        <w:t xml:space="preserve"> mapping </w:t>
      </w:r>
      <w:r w:rsidR="000D7FAF">
        <w:rPr>
          <w:rFonts w:ascii="Times New Roman" w:hAnsi="Times New Roman" w:cs="Times New Roman"/>
          <w:sz w:val="24"/>
          <w:szCs w:val="24"/>
        </w:rPr>
        <w:t xml:space="preserve">appears to be </w:t>
      </w:r>
      <w:r w:rsidR="00792D0F">
        <w:rPr>
          <w:rFonts w:ascii="Times New Roman" w:hAnsi="Times New Roman" w:cs="Times New Roman"/>
          <w:sz w:val="24"/>
          <w:szCs w:val="24"/>
        </w:rPr>
        <w:t>using particle filters, often using a SLAM</w:t>
      </w:r>
      <w:r w:rsidR="00792D0F">
        <w:rPr>
          <w:rStyle w:val="FootnoteReference"/>
          <w:rFonts w:ascii="Times New Roman" w:hAnsi="Times New Roman" w:cs="Times New Roman"/>
          <w:sz w:val="24"/>
          <w:szCs w:val="24"/>
        </w:rPr>
        <w:footnoteReference w:id="16"/>
      </w:r>
      <w:r w:rsidR="00792D0F">
        <w:rPr>
          <w:rFonts w:ascii="Times New Roman" w:hAnsi="Times New Roman" w:cs="Times New Roman"/>
          <w:sz w:val="24"/>
          <w:szCs w:val="24"/>
        </w:rPr>
        <w:t xml:space="preserve"> module </w:t>
      </w:r>
      <w:r w:rsidR="007537B9">
        <w:rPr>
          <w:rFonts w:ascii="Times New Roman" w:hAnsi="Times New Roman" w:cs="Times New Roman"/>
          <w:sz w:val="24"/>
          <w:szCs w:val="24"/>
        </w:rPr>
        <w:t xml:space="preserve">(Lidoris et al., 2009; Kümmerle et al., 2013; </w:t>
      </w:r>
      <w:r w:rsidR="000D7FAF">
        <w:rPr>
          <w:rFonts w:ascii="Times New Roman" w:hAnsi="Times New Roman" w:cs="Times New Roman"/>
          <w:sz w:val="24"/>
          <w:szCs w:val="24"/>
        </w:rPr>
        <w:t xml:space="preserve">Maria </w:t>
      </w:r>
      <w:r w:rsidR="007537B9">
        <w:rPr>
          <w:rFonts w:ascii="Times New Roman" w:hAnsi="Times New Roman" w:cs="Times New Roman"/>
          <w:sz w:val="24"/>
          <w:szCs w:val="24"/>
        </w:rPr>
        <w:t>Bauer et al., 2008; Trulls et al., 2011; Georgiev and Allen, 2004).</w:t>
      </w:r>
      <w:r w:rsidR="000D7FAF">
        <w:rPr>
          <w:rFonts w:ascii="Times New Roman" w:hAnsi="Times New Roman" w:cs="Times New Roman"/>
          <w:sz w:val="24"/>
          <w:szCs w:val="24"/>
        </w:rPr>
        <w:t xml:space="preserve"> This approach implies computing an occupancy grid; however, it can be troublesome in terms of memory to store large scale occupancy grid, which is something to consider design-wise.</w:t>
      </w:r>
    </w:p>
    <w:p w14:paraId="7AB45CD0" w14:textId="3D5957F0" w:rsidR="000D7FAF" w:rsidRDefault="00DA40B4" w:rsidP="000465B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Localisation is done in different ways</w:t>
      </w:r>
      <w:r w:rsidR="00590073">
        <w:rPr>
          <w:rFonts w:ascii="Times New Roman" w:hAnsi="Times New Roman" w:cs="Times New Roman"/>
          <w:sz w:val="24"/>
          <w:szCs w:val="24"/>
        </w:rPr>
        <w:t xml:space="preserve">; (Maria Bauer et al., 2008; Lidoris et al., 2009; Kümmerle et al., 2013) uses sampled based methods, as Monte Carlo Localisation. (Georgiev and Allen, 2004) uses a combination of GPS coordinates, odometry and visual image processing for localisation and (Trulls et al., 2011) uses an online particle filter implementation based on a 3D geometric model of the environment. </w:t>
      </w:r>
    </w:p>
    <w:p w14:paraId="041BCFD8" w14:textId="0FB629B9" w:rsidR="00590073" w:rsidRDefault="00590073" w:rsidP="000465B4">
      <w:pPr>
        <w:spacing w:line="480" w:lineRule="auto"/>
        <w:rPr>
          <w:rFonts w:ascii="Times New Roman" w:hAnsi="Times New Roman" w:cs="Times New Roman"/>
          <w:sz w:val="24"/>
          <w:szCs w:val="24"/>
        </w:rPr>
      </w:pPr>
      <w:r>
        <w:rPr>
          <w:rFonts w:ascii="Times New Roman" w:hAnsi="Times New Roman" w:cs="Times New Roman"/>
          <w:sz w:val="24"/>
          <w:szCs w:val="24"/>
        </w:rPr>
        <w:t>Traversability analysis is usually done using a combination of horizontal and vertical lasers, to measure distance to objects</w:t>
      </w:r>
      <w:r w:rsidR="00D01642">
        <w:rPr>
          <w:rFonts w:ascii="Times New Roman" w:hAnsi="Times New Roman" w:cs="Times New Roman"/>
          <w:sz w:val="24"/>
          <w:szCs w:val="24"/>
        </w:rPr>
        <w:t>, and potentially changing positions (needed to locate dynamic obstacles as pedestrians) (Trulls et al., 2011;</w:t>
      </w:r>
      <w:r w:rsidR="00D01642" w:rsidRPr="00D01642">
        <w:rPr>
          <w:rFonts w:ascii="Times New Roman" w:hAnsi="Times New Roman" w:cs="Times New Roman"/>
          <w:sz w:val="24"/>
          <w:szCs w:val="24"/>
        </w:rPr>
        <w:t xml:space="preserve"> </w:t>
      </w:r>
      <w:r w:rsidR="00D01642">
        <w:rPr>
          <w:rFonts w:ascii="Times New Roman" w:hAnsi="Times New Roman" w:cs="Times New Roman"/>
          <w:sz w:val="24"/>
          <w:szCs w:val="24"/>
        </w:rPr>
        <w:t>Lidoris et al., 2009; Kümmerle et al., 2013; Maria Bauer et al., 2008).</w:t>
      </w:r>
    </w:p>
    <w:p w14:paraId="7D5C4CEF" w14:textId="420E8504" w:rsidR="00D95D74" w:rsidRDefault="00D01642"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Planning is </w:t>
      </w:r>
      <w:r w:rsidR="004F0371">
        <w:rPr>
          <w:rFonts w:ascii="Times New Roman" w:hAnsi="Times New Roman" w:cs="Times New Roman"/>
          <w:sz w:val="24"/>
          <w:szCs w:val="24"/>
        </w:rPr>
        <w:t>done differently</w:t>
      </w:r>
      <w:r>
        <w:rPr>
          <w:rFonts w:ascii="Times New Roman" w:hAnsi="Times New Roman" w:cs="Times New Roman"/>
          <w:sz w:val="24"/>
          <w:szCs w:val="24"/>
        </w:rPr>
        <w:t>; (Lidoris et al., 2009; Maria Bauer et al., 2009</w:t>
      </w:r>
      <w:r w:rsidR="00B83181">
        <w:rPr>
          <w:rFonts w:ascii="Times New Roman" w:hAnsi="Times New Roman" w:cs="Times New Roman"/>
          <w:sz w:val="24"/>
          <w:szCs w:val="24"/>
        </w:rPr>
        <w:t>;Trulls et al., 2011</w:t>
      </w:r>
      <w:r>
        <w:rPr>
          <w:rFonts w:ascii="Times New Roman" w:hAnsi="Times New Roman" w:cs="Times New Roman"/>
          <w:sz w:val="24"/>
          <w:szCs w:val="24"/>
        </w:rPr>
        <w:t>) use</w:t>
      </w:r>
      <w:r w:rsidR="00491FA3">
        <w:rPr>
          <w:rFonts w:ascii="Times New Roman" w:hAnsi="Times New Roman" w:cs="Times New Roman"/>
          <w:sz w:val="24"/>
          <w:szCs w:val="24"/>
        </w:rPr>
        <w:t xml:space="preserve"> the A* algorithm to calculate the shortest path through the crowded area. (Kümmerle et al., 2013) uses a hierarchical set-up, which consists of three planners, a high-level agent planning the overall go-to-route, an intermediate-level agent which calculates </w:t>
      </w:r>
      <w:r w:rsidR="00B83181">
        <w:rPr>
          <w:rFonts w:ascii="Times New Roman" w:hAnsi="Times New Roman" w:cs="Times New Roman"/>
          <w:sz w:val="24"/>
          <w:szCs w:val="24"/>
        </w:rPr>
        <w:t>waypoints</w:t>
      </w:r>
      <w:r w:rsidR="00491FA3">
        <w:rPr>
          <w:rFonts w:ascii="Times New Roman" w:hAnsi="Times New Roman" w:cs="Times New Roman"/>
          <w:sz w:val="24"/>
          <w:szCs w:val="24"/>
        </w:rPr>
        <w:t xml:space="preserve"> and a low-level agent calculating the velocity of the robot based on the waypoints.</w:t>
      </w:r>
    </w:p>
    <w:p w14:paraId="3D96EF5B" w14:textId="238D66FE" w:rsidR="002B3359" w:rsidRPr="007472A6" w:rsidRDefault="002B3359" w:rsidP="000465B4">
      <w:pPr>
        <w:spacing w:line="480" w:lineRule="auto"/>
        <w:rPr>
          <w:rFonts w:ascii="Times New Roman" w:hAnsi="Times New Roman" w:cs="Times New Roman"/>
          <w:sz w:val="24"/>
          <w:szCs w:val="24"/>
        </w:rPr>
      </w:pPr>
      <w:r>
        <w:rPr>
          <w:rFonts w:ascii="Times New Roman" w:hAnsi="Times New Roman" w:cs="Times New Roman"/>
          <w:sz w:val="24"/>
          <w:szCs w:val="24"/>
        </w:rPr>
        <w:t>The take-aways from the presented literature review is that robotic navigation is a field which has been subject for much research</w:t>
      </w:r>
      <w:r w:rsidR="00AE0E35">
        <w:rPr>
          <w:rFonts w:ascii="Times New Roman" w:hAnsi="Times New Roman" w:cs="Times New Roman"/>
          <w:sz w:val="24"/>
          <w:szCs w:val="24"/>
        </w:rPr>
        <w:t xml:space="preserve">. Some challenges are handled </w:t>
      </w:r>
      <w:r w:rsidR="004F0371">
        <w:rPr>
          <w:rFonts w:ascii="Times New Roman" w:hAnsi="Times New Roman" w:cs="Times New Roman"/>
          <w:sz w:val="24"/>
          <w:szCs w:val="24"/>
        </w:rPr>
        <w:t>consensually</w:t>
      </w:r>
      <w:r w:rsidR="00AE0E35">
        <w:rPr>
          <w:rFonts w:ascii="Times New Roman" w:hAnsi="Times New Roman" w:cs="Times New Roman"/>
          <w:sz w:val="24"/>
          <w:szCs w:val="24"/>
        </w:rPr>
        <w:t xml:space="preserve"> while others are subject for experimentation of novel methods.  </w:t>
      </w:r>
    </w:p>
    <w:p w14:paraId="18F2F4A1" w14:textId="14E8DD46" w:rsidR="000C2613" w:rsidRPr="007472A6" w:rsidRDefault="000C2613" w:rsidP="007472A6">
      <w:pPr>
        <w:pStyle w:val="Heading4"/>
        <w:numPr>
          <w:ilvl w:val="4"/>
          <w:numId w:val="18"/>
        </w:numPr>
        <w:spacing w:line="480" w:lineRule="auto"/>
        <w:rPr>
          <w:rFonts w:ascii="Times New Roman" w:hAnsi="Times New Roman" w:cs="Times New Roman"/>
          <w:i w:val="0"/>
          <w:iCs w:val="0"/>
          <w:color w:val="auto"/>
          <w:sz w:val="24"/>
          <w:szCs w:val="24"/>
        </w:rPr>
      </w:pPr>
      <w:bookmarkStart w:id="35" w:name="_Toc15890591"/>
      <w:r w:rsidRPr="007472A6">
        <w:rPr>
          <w:rFonts w:ascii="Times New Roman" w:hAnsi="Times New Roman" w:cs="Times New Roman"/>
          <w:i w:val="0"/>
          <w:iCs w:val="0"/>
          <w:color w:val="auto"/>
          <w:sz w:val="24"/>
          <w:szCs w:val="24"/>
        </w:rPr>
        <w:t>Robotic Navigation in Urban Environments using</w:t>
      </w:r>
      <w:r w:rsidR="004F0371">
        <w:rPr>
          <w:rFonts w:ascii="Times New Roman" w:hAnsi="Times New Roman" w:cs="Times New Roman"/>
          <w:i w:val="0"/>
          <w:iCs w:val="0"/>
          <w:color w:val="auto"/>
          <w:sz w:val="24"/>
          <w:szCs w:val="24"/>
        </w:rPr>
        <w:t xml:space="preserve"> </w:t>
      </w:r>
      <w:r w:rsidRPr="007472A6">
        <w:rPr>
          <w:rFonts w:ascii="Times New Roman" w:hAnsi="Times New Roman" w:cs="Times New Roman"/>
          <w:i w:val="0"/>
          <w:iCs w:val="0"/>
          <w:color w:val="auto"/>
          <w:sz w:val="24"/>
          <w:szCs w:val="24"/>
        </w:rPr>
        <w:t>Reinforcement Learning</w:t>
      </w:r>
      <w:bookmarkEnd w:id="35"/>
    </w:p>
    <w:p w14:paraId="5AA40BDB" w14:textId="60AAF283" w:rsidR="00C739D9" w:rsidRDefault="00AE0E35"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00643925">
        <w:rPr>
          <w:rFonts w:ascii="Times New Roman" w:hAnsi="Times New Roman" w:cs="Times New Roman"/>
          <w:sz w:val="24"/>
          <w:szCs w:val="24"/>
        </w:rPr>
        <w:t xml:space="preserve">literature on the </w:t>
      </w:r>
      <w:r>
        <w:rPr>
          <w:rFonts w:ascii="Times New Roman" w:hAnsi="Times New Roman" w:cs="Times New Roman"/>
          <w:sz w:val="24"/>
          <w:szCs w:val="24"/>
        </w:rPr>
        <w:t xml:space="preserve">use of DRL in the specific field of robotic navigation in </w:t>
      </w:r>
      <w:r w:rsidR="002441A2">
        <w:rPr>
          <w:rFonts w:ascii="Times New Roman" w:hAnsi="Times New Roman" w:cs="Times New Roman"/>
          <w:sz w:val="24"/>
          <w:szCs w:val="24"/>
        </w:rPr>
        <w:t>UE’s</w:t>
      </w:r>
      <w:r>
        <w:rPr>
          <w:rFonts w:ascii="Times New Roman" w:hAnsi="Times New Roman" w:cs="Times New Roman"/>
          <w:sz w:val="24"/>
          <w:szCs w:val="24"/>
        </w:rPr>
        <w:t xml:space="preserve"> is currently sparse</w:t>
      </w:r>
      <w:r w:rsidR="00643925">
        <w:rPr>
          <w:rFonts w:ascii="Times New Roman" w:hAnsi="Times New Roman" w:cs="Times New Roman"/>
          <w:sz w:val="24"/>
          <w:szCs w:val="24"/>
        </w:rPr>
        <w:t>,</w:t>
      </w:r>
      <w:r>
        <w:rPr>
          <w:rFonts w:ascii="Times New Roman" w:hAnsi="Times New Roman" w:cs="Times New Roman"/>
          <w:sz w:val="24"/>
          <w:szCs w:val="24"/>
        </w:rPr>
        <w:t xml:space="preserve"> but </w:t>
      </w:r>
      <w:r w:rsidR="002441A2">
        <w:rPr>
          <w:rFonts w:ascii="Times New Roman" w:hAnsi="Times New Roman" w:cs="Times New Roman"/>
          <w:sz w:val="24"/>
          <w:szCs w:val="24"/>
        </w:rPr>
        <w:t xml:space="preserve">it is </w:t>
      </w:r>
      <w:r>
        <w:rPr>
          <w:rFonts w:ascii="Times New Roman" w:hAnsi="Times New Roman" w:cs="Times New Roman"/>
          <w:sz w:val="24"/>
          <w:szCs w:val="24"/>
        </w:rPr>
        <w:t xml:space="preserve">an area with growing interest from the research community (Zhou et al., 2019). </w:t>
      </w:r>
      <w:r w:rsidR="001E4F0E">
        <w:rPr>
          <w:rFonts w:ascii="Times New Roman" w:hAnsi="Times New Roman" w:cs="Times New Roman"/>
          <w:sz w:val="24"/>
          <w:szCs w:val="24"/>
        </w:rPr>
        <w:t>The implication is that no papers exists, at least to the knowledge of the author, which handles all four challenges, mentioned in the previous section, directly.</w:t>
      </w:r>
    </w:p>
    <w:p w14:paraId="52F07CF1" w14:textId="5DF88489" w:rsidR="001E4F0E" w:rsidRDefault="001E4F0E"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One paper from DeepMind by (Mirowski et al., 2018) presents an agent, which can navigate through a </w:t>
      </w:r>
      <w:r w:rsidR="00730AE9">
        <w:rPr>
          <w:rFonts w:ascii="Times New Roman" w:hAnsi="Times New Roman" w:cs="Times New Roman"/>
          <w:sz w:val="24"/>
          <w:szCs w:val="24"/>
        </w:rPr>
        <w:t xml:space="preserve">simulated </w:t>
      </w:r>
      <w:r>
        <w:rPr>
          <w:rFonts w:ascii="Times New Roman" w:hAnsi="Times New Roman" w:cs="Times New Roman"/>
          <w:sz w:val="24"/>
          <w:szCs w:val="24"/>
        </w:rPr>
        <w:t xml:space="preserve">city based in visual input – and transfer its knowledge to other cities. </w:t>
      </w:r>
      <w:r>
        <w:rPr>
          <w:rFonts w:ascii="Times New Roman" w:hAnsi="Times New Roman" w:cs="Times New Roman"/>
          <w:sz w:val="24"/>
          <w:szCs w:val="24"/>
        </w:rPr>
        <w:lastRenderedPageBreak/>
        <w:t xml:space="preserve">However, their agent operates with discrete actions and the environment possesses only static obstacles. Their agent uses two interesting additions to the traditional DRL architecture; A </w:t>
      </w:r>
      <w:r w:rsidR="00730AE9">
        <w:rPr>
          <w:rFonts w:ascii="Times New Roman" w:hAnsi="Times New Roman" w:cs="Times New Roman"/>
          <w:sz w:val="24"/>
          <w:szCs w:val="24"/>
        </w:rPr>
        <w:t xml:space="preserve">method named </w:t>
      </w:r>
      <w:r w:rsidR="00730AE9" w:rsidRPr="00730AE9">
        <w:rPr>
          <w:rFonts w:ascii="Times New Roman" w:hAnsi="Times New Roman" w:cs="Times New Roman"/>
          <w:i/>
          <w:iCs/>
          <w:sz w:val="24"/>
          <w:szCs w:val="24"/>
        </w:rPr>
        <w:t>Long Short-Term Memory</w:t>
      </w:r>
      <w:r w:rsidR="00730AE9">
        <w:rPr>
          <w:rFonts w:ascii="Times New Roman" w:hAnsi="Times New Roman" w:cs="Times New Roman"/>
          <w:sz w:val="24"/>
          <w:szCs w:val="24"/>
        </w:rPr>
        <w:t xml:space="preserve"> (Hochreiter and Schmidhuber, 1997) to incorporate memory in the agent, and the use of </w:t>
      </w:r>
      <w:r w:rsidR="00730AE9" w:rsidRPr="00730AE9">
        <w:rPr>
          <w:rFonts w:ascii="Times New Roman" w:hAnsi="Times New Roman" w:cs="Times New Roman"/>
          <w:i/>
          <w:iCs/>
          <w:sz w:val="24"/>
          <w:szCs w:val="24"/>
        </w:rPr>
        <w:t>Curriculum Learning</w:t>
      </w:r>
      <w:r w:rsidR="00F730ED">
        <w:rPr>
          <w:rFonts w:ascii="Times New Roman" w:hAnsi="Times New Roman" w:cs="Times New Roman"/>
          <w:i/>
          <w:iCs/>
          <w:sz w:val="24"/>
          <w:szCs w:val="24"/>
        </w:rPr>
        <w:t xml:space="preserve"> </w:t>
      </w:r>
      <w:r w:rsidR="00F730ED">
        <w:rPr>
          <w:rFonts w:ascii="Times New Roman" w:hAnsi="Times New Roman" w:cs="Times New Roman"/>
          <w:sz w:val="24"/>
          <w:szCs w:val="24"/>
        </w:rPr>
        <w:t>(CL)</w:t>
      </w:r>
      <w:r w:rsidR="00730AE9">
        <w:rPr>
          <w:rFonts w:ascii="Times New Roman" w:hAnsi="Times New Roman" w:cs="Times New Roman"/>
          <w:sz w:val="24"/>
          <w:szCs w:val="24"/>
        </w:rPr>
        <w:t>, enabling the agent to be introduced to increasing complexity of the environment doing training.</w:t>
      </w:r>
    </w:p>
    <w:p w14:paraId="4EEC608B" w14:textId="6CC5548F" w:rsidR="00730AE9" w:rsidRDefault="00730AE9" w:rsidP="000465B4">
      <w:pPr>
        <w:spacing w:line="480" w:lineRule="auto"/>
        <w:rPr>
          <w:rFonts w:ascii="Times New Roman" w:hAnsi="Times New Roman" w:cs="Times New Roman"/>
          <w:sz w:val="24"/>
          <w:szCs w:val="24"/>
        </w:rPr>
      </w:pPr>
      <w:r>
        <w:rPr>
          <w:rFonts w:ascii="Times New Roman" w:hAnsi="Times New Roman" w:cs="Times New Roman"/>
          <w:sz w:val="24"/>
          <w:szCs w:val="24"/>
        </w:rPr>
        <w:t>Another paper from OpenAI by (Kahn et al, 2017) focuses on obstacle avoidance using DRL, and they incorporate uncertainty-awareness in the agent, for safer navigation. The short comings of this article, compared to the traditional literature, is that they only consider static obstacles</w:t>
      </w:r>
      <w:r w:rsidR="002441A2">
        <w:rPr>
          <w:rFonts w:ascii="Times New Roman" w:hAnsi="Times New Roman" w:cs="Times New Roman"/>
          <w:sz w:val="24"/>
          <w:szCs w:val="24"/>
        </w:rPr>
        <w:t>.</w:t>
      </w:r>
      <w:r>
        <w:rPr>
          <w:rFonts w:ascii="Times New Roman" w:hAnsi="Times New Roman" w:cs="Times New Roman"/>
          <w:sz w:val="24"/>
          <w:szCs w:val="24"/>
        </w:rPr>
        <w:t xml:space="preserve"> </w:t>
      </w:r>
      <w:r w:rsidR="002441A2">
        <w:rPr>
          <w:rFonts w:ascii="Times New Roman" w:hAnsi="Times New Roman" w:cs="Times New Roman"/>
          <w:sz w:val="24"/>
          <w:szCs w:val="24"/>
        </w:rPr>
        <w:t xml:space="preserve">Furthermore, </w:t>
      </w:r>
      <w:r>
        <w:rPr>
          <w:rFonts w:ascii="Times New Roman" w:hAnsi="Times New Roman" w:cs="Times New Roman"/>
          <w:sz w:val="24"/>
          <w:szCs w:val="24"/>
        </w:rPr>
        <w:t xml:space="preserve">they use a </w:t>
      </w:r>
      <w:proofErr w:type="gramStart"/>
      <w:r>
        <w:rPr>
          <w:rFonts w:ascii="Times New Roman" w:hAnsi="Times New Roman" w:cs="Times New Roman"/>
          <w:sz w:val="24"/>
          <w:szCs w:val="24"/>
        </w:rPr>
        <w:t>model-based</w:t>
      </w:r>
      <w:proofErr w:type="gramEnd"/>
      <w:r>
        <w:rPr>
          <w:rFonts w:ascii="Times New Roman" w:hAnsi="Times New Roman" w:cs="Times New Roman"/>
          <w:sz w:val="24"/>
          <w:szCs w:val="24"/>
        </w:rPr>
        <w:t xml:space="preserve"> DRL model.</w:t>
      </w:r>
    </w:p>
    <w:p w14:paraId="28B3893D" w14:textId="0DDDD482" w:rsidR="00730AE9" w:rsidRDefault="00730AE9" w:rsidP="000465B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final paper considered here, is a paper by (Zhou et al., 2019) which uses a </w:t>
      </w:r>
      <w:r w:rsidR="00F730ED">
        <w:rPr>
          <w:rFonts w:ascii="Times New Roman" w:hAnsi="Times New Roman" w:cs="Times New Roman"/>
          <w:sz w:val="24"/>
          <w:szCs w:val="24"/>
        </w:rPr>
        <w:t>hierarchical</w:t>
      </w:r>
      <w:r>
        <w:rPr>
          <w:rFonts w:ascii="Times New Roman" w:hAnsi="Times New Roman" w:cs="Times New Roman"/>
          <w:sz w:val="24"/>
          <w:szCs w:val="24"/>
        </w:rPr>
        <w:t xml:space="preserve"> agent to perform goal-directed navigation while being adaptive to changes in the environment.</w:t>
      </w:r>
      <w:r w:rsidR="00F730ED">
        <w:rPr>
          <w:rFonts w:ascii="Times New Roman" w:hAnsi="Times New Roman" w:cs="Times New Roman"/>
          <w:sz w:val="24"/>
          <w:szCs w:val="24"/>
        </w:rPr>
        <w:t xml:space="preserve"> The high-level agent handles the goal orientation and the low-level agent takes care of changes in the environment. They train in a simulated environment and show that the agent generalises to the real world.</w:t>
      </w:r>
    </w:p>
    <w:p w14:paraId="79CE4D96" w14:textId="123F7996" w:rsidR="00F15DBE" w:rsidRPr="00E803B9" w:rsidRDefault="00F730ED" w:rsidP="00E803B9">
      <w:pPr>
        <w:spacing w:line="480" w:lineRule="auto"/>
        <w:rPr>
          <w:rFonts w:ascii="Times New Roman" w:hAnsi="Times New Roman" w:cs="Times New Roman"/>
          <w:sz w:val="24"/>
          <w:szCs w:val="24"/>
        </w:rPr>
      </w:pPr>
      <w:r>
        <w:rPr>
          <w:rFonts w:ascii="Times New Roman" w:hAnsi="Times New Roman" w:cs="Times New Roman"/>
          <w:sz w:val="24"/>
          <w:szCs w:val="24"/>
        </w:rPr>
        <w:t xml:space="preserve">All the papers deliver promising insights, but two of them are especially interesting, in terms of this study; (Mirowski et al., 2018) uses CL successfully for navigation, and (Zhou et al., 2019) trains an agent, the low-level one, to be able to deal with changes in the environment, which also is able to transfer to the real world. </w:t>
      </w:r>
    </w:p>
    <w:p w14:paraId="5D7E6902" w14:textId="01430110" w:rsidR="001652ED" w:rsidRPr="007472A6" w:rsidRDefault="00F15DBE" w:rsidP="000C2613">
      <w:pPr>
        <w:pStyle w:val="Heading1"/>
        <w:numPr>
          <w:ilvl w:val="0"/>
          <w:numId w:val="18"/>
        </w:numPr>
        <w:spacing w:line="480" w:lineRule="auto"/>
        <w:rPr>
          <w:rFonts w:ascii="Times New Roman" w:hAnsi="Times New Roman" w:cs="Times New Roman"/>
          <w:color w:val="auto"/>
        </w:rPr>
      </w:pPr>
      <w:bookmarkStart w:id="36" w:name="_Toc15890592"/>
      <w:commentRangeStart w:id="37"/>
      <w:r w:rsidRPr="007472A6">
        <w:rPr>
          <w:rFonts w:ascii="Times New Roman" w:hAnsi="Times New Roman" w:cs="Times New Roman"/>
          <w:color w:val="auto"/>
        </w:rPr>
        <w:t>Prerequisites</w:t>
      </w:r>
      <w:bookmarkEnd w:id="36"/>
      <w:commentRangeEnd w:id="37"/>
      <w:r w:rsidR="008368A9">
        <w:rPr>
          <w:rStyle w:val="CommentReference"/>
          <w:rFonts w:asciiTheme="minorHAnsi" w:eastAsiaTheme="minorHAnsi" w:hAnsiTheme="minorHAnsi" w:cstheme="minorBidi"/>
          <w:color w:val="auto"/>
        </w:rPr>
        <w:commentReference w:id="37"/>
      </w:r>
    </w:p>
    <w:p w14:paraId="558F63EB" w14:textId="2AF23309" w:rsidR="000A2A1F" w:rsidRPr="007472A6" w:rsidRDefault="000A2A1F" w:rsidP="000C2613">
      <w:pPr>
        <w:pStyle w:val="Heading2"/>
        <w:numPr>
          <w:ilvl w:val="1"/>
          <w:numId w:val="18"/>
        </w:numPr>
        <w:spacing w:line="480" w:lineRule="auto"/>
        <w:rPr>
          <w:rFonts w:ascii="Times New Roman" w:hAnsi="Times New Roman" w:cs="Times New Roman"/>
          <w:color w:val="auto"/>
        </w:rPr>
      </w:pPr>
      <w:bookmarkStart w:id="38" w:name="_Toc15890593"/>
      <w:commentRangeStart w:id="39"/>
      <w:r w:rsidRPr="007472A6">
        <w:rPr>
          <w:rFonts w:ascii="Times New Roman" w:hAnsi="Times New Roman" w:cs="Times New Roman"/>
          <w:color w:val="auto"/>
        </w:rPr>
        <w:t>Notation</w:t>
      </w:r>
      <w:bookmarkEnd w:id="38"/>
    </w:p>
    <w:p w14:paraId="78F91851" w14:textId="10F71BCA" w:rsidR="000A2A1F" w:rsidRPr="007472A6" w:rsidRDefault="000A2A1F" w:rsidP="008C67E8">
      <w:pPr>
        <w:spacing w:line="480" w:lineRule="auto"/>
        <w:rPr>
          <w:rFonts w:ascii="Times New Roman" w:hAnsi="Times New Roman" w:cs="Times New Roman"/>
        </w:rPr>
      </w:pPr>
      <w:r w:rsidRPr="007472A6">
        <w:rPr>
          <w:rFonts w:ascii="Times New Roman" w:hAnsi="Times New Roman" w:cs="Times New Roman"/>
        </w:rPr>
        <w:t xml:space="preserve">Words used interchangeably: Sensors/Pedestrians, Robot/Agent </w:t>
      </w:r>
    </w:p>
    <w:p w14:paraId="72F1C3F6" w14:textId="544A4C48" w:rsidR="00BC0639" w:rsidRPr="007472A6" w:rsidRDefault="00BC0639" w:rsidP="008C67E8">
      <w:pPr>
        <w:spacing w:line="480" w:lineRule="auto"/>
        <w:rPr>
          <w:rFonts w:ascii="Times New Roman" w:hAnsi="Times New Roman" w:cs="Times New Roman"/>
        </w:rPr>
      </w:pPr>
      <w:r w:rsidRPr="007472A6">
        <w:rPr>
          <w:rFonts w:ascii="Times New Roman" w:hAnsi="Times New Roman" w:cs="Times New Roman"/>
        </w:rPr>
        <w:t>Episodes, steps, lessons</w:t>
      </w:r>
      <w:commentRangeEnd w:id="39"/>
      <w:r w:rsidR="009D2B20">
        <w:rPr>
          <w:rStyle w:val="CommentReference"/>
        </w:rPr>
        <w:commentReference w:id="39"/>
      </w:r>
    </w:p>
    <w:p w14:paraId="0D287A4C" w14:textId="116041FE" w:rsidR="00E61FB1" w:rsidRPr="007472A6" w:rsidRDefault="0087616C" w:rsidP="000C2613">
      <w:pPr>
        <w:pStyle w:val="Heading2"/>
        <w:numPr>
          <w:ilvl w:val="1"/>
          <w:numId w:val="18"/>
        </w:numPr>
        <w:spacing w:line="480" w:lineRule="auto"/>
        <w:rPr>
          <w:rFonts w:ascii="Times New Roman" w:hAnsi="Times New Roman" w:cs="Times New Roman"/>
          <w:color w:val="auto"/>
        </w:rPr>
      </w:pPr>
      <w:bookmarkStart w:id="40" w:name="_Toc15890594"/>
      <w:commentRangeStart w:id="41"/>
      <w:r w:rsidRPr="007472A6">
        <w:rPr>
          <w:rFonts w:ascii="Times New Roman" w:hAnsi="Times New Roman" w:cs="Times New Roman"/>
          <w:color w:val="auto"/>
        </w:rPr>
        <w:lastRenderedPageBreak/>
        <w:t xml:space="preserve">Autonomous </w:t>
      </w:r>
      <w:commentRangeEnd w:id="41"/>
      <w:r w:rsidR="003B723D">
        <w:rPr>
          <w:rStyle w:val="CommentReference"/>
          <w:rFonts w:asciiTheme="minorHAnsi" w:eastAsiaTheme="minorHAnsi" w:hAnsiTheme="minorHAnsi" w:cstheme="minorBidi"/>
          <w:color w:val="auto"/>
        </w:rPr>
        <w:commentReference w:id="41"/>
      </w:r>
      <w:r w:rsidRPr="007472A6">
        <w:rPr>
          <w:rFonts w:ascii="Times New Roman" w:hAnsi="Times New Roman" w:cs="Times New Roman"/>
          <w:color w:val="auto"/>
        </w:rPr>
        <w:t>d</w:t>
      </w:r>
      <w:r w:rsidR="00E61FB1" w:rsidRPr="007472A6">
        <w:rPr>
          <w:rFonts w:ascii="Times New Roman" w:hAnsi="Times New Roman" w:cs="Times New Roman"/>
          <w:color w:val="auto"/>
        </w:rPr>
        <w:t xml:space="preserve">elivery </w:t>
      </w:r>
      <w:r w:rsidRPr="007472A6">
        <w:rPr>
          <w:rFonts w:ascii="Times New Roman" w:hAnsi="Times New Roman" w:cs="Times New Roman"/>
          <w:color w:val="auto"/>
        </w:rPr>
        <w:t>r</w:t>
      </w:r>
      <w:r w:rsidR="00E61FB1" w:rsidRPr="007472A6">
        <w:rPr>
          <w:rFonts w:ascii="Times New Roman" w:hAnsi="Times New Roman" w:cs="Times New Roman"/>
          <w:color w:val="auto"/>
        </w:rPr>
        <w:t>obots today</w:t>
      </w:r>
      <w:bookmarkEnd w:id="40"/>
    </w:p>
    <w:p w14:paraId="1FA7A4D3" w14:textId="5F966430" w:rsidR="00E61FB1" w:rsidRPr="007472A6" w:rsidRDefault="00E02CF6"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Delivery robots are not a thing of the future, they are already deployed in a few pilot cities, even in London</w:t>
      </w:r>
      <w:r w:rsidR="00A01449" w:rsidRPr="007472A6">
        <w:rPr>
          <w:rFonts w:ascii="Times New Roman" w:hAnsi="Times New Roman" w:cs="Times New Roman"/>
          <w:sz w:val="24"/>
          <w:szCs w:val="24"/>
        </w:rPr>
        <w:t xml:space="preserve"> (Nichols, 2019)</w:t>
      </w:r>
      <w:r w:rsidRPr="007472A6">
        <w:rPr>
          <w:rFonts w:ascii="Times New Roman" w:hAnsi="Times New Roman" w:cs="Times New Roman"/>
          <w:sz w:val="24"/>
          <w:szCs w:val="24"/>
        </w:rPr>
        <w:t xml:space="preserve">. An increasing number of companies are putting they attention on autonomous delivery robots, </w:t>
      </w:r>
      <w:r w:rsidR="001E1E08" w:rsidRPr="007472A6">
        <w:rPr>
          <w:rFonts w:ascii="Times New Roman" w:hAnsi="Times New Roman" w:cs="Times New Roman"/>
          <w:sz w:val="24"/>
          <w:szCs w:val="24"/>
        </w:rPr>
        <w:t>to</w:t>
      </w:r>
      <w:r w:rsidRPr="007472A6">
        <w:rPr>
          <w:rFonts w:ascii="Times New Roman" w:hAnsi="Times New Roman" w:cs="Times New Roman"/>
          <w:sz w:val="24"/>
          <w:szCs w:val="24"/>
        </w:rPr>
        <w:t xml:space="preserve"> meet increasing customer </w:t>
      </w:r>
      <w:r w:rsidR="001E1E08" w:rsidRPr="007472A6">
        <w:rPr>
          <w:rFonts w:ascii="Times New Roman" w:hAnsi="Times New Roman" w:cs="Times New Roman"/>
          <w:sz w:val="24"/>
          <w:szCs w:val="24"/>
        </w:rPr>
        <w:t>expectations of companies to ride the technology weaves</w:t>
      </w:r>
      <w:r w:rsidR="00A3660E" w:rsidRPr="007472A6">
        <w:rPr>
          <w:rFonts w:ascii="Times New Roman" w:hAnsi="Times New Roman" w:cs="Times New Roman"/>
          <w:sz w:val="24"/>
          <w:szCs w:val="24"/>
        </w:rPr>
        <w:t>, to enable low-cost-low-emission products</w:t>
      </w:r>
      <w:r w:rsidR="001E1E08" w:rsidRPr="007472A6">
        <w:rPr>
          <w:rFonts w:ascii="Times New Roman" w:hAnsi="Times New Roman" w:cs="Times New Roman"/>
          <w:sz w:val="24"/>
          <w:szCs w:val="24"/>
        </w:rPr>
        <w:t xml:space="preserve">. 2019 has so far been an exciting year in this matter, with three of the biggest players (Merrit, 2019), within the field of </w:t>
      </w:r>
      <w:r w:rsidR="004A11DD" w:rsidRPr="007472A6">
        <w:rPr>
          <w:rFonts w:ascii="Times New Roman" w:hAnsi="Times New Roman" w:cs="Times New Roman"/>
          <w:sz w:val="24"/>
          <w:szCs w:val="24"/>
        </w:rPr>
        <w:t>ADR</w:t>
      </w:r>
      <w:r w:rsidR="002F643B" w:rsidRPr="007472A6">
        <w:rPr>
          <w:rFonts w:ascii="Times New Roman" w:hAnsi="Times New Roman" w:cs="Times New Roman"/>
          <w:sz w:val="24"/>
          <w:szCs w:val="24"/>
        </w:rPr>
        <w:t>’s</w:t>
      </w:r>
      <w:r w:rsidR="001E1E08" w:rsidRPr="007472A6">
        <w:rPr>
          <w:rFonts w:ascii="Times New Roman" w:hAnsi="Times New Roman" w:cs="Times New Roman"/>
          <w:sz w:val="24"/>
          <w:szCs w:val="24"/>
        </w:rPr>
        <w:t>, launching different initiatives taking effect doing 2019.</w:t>
      </w:r>
      <w:r w:rsidR="001E1E08" w:rsidRPr="007472A6">
        <w:rPr>
          <w:rFonts w:ascii="Times New Roman" w:hAnsi="Times New Roman" w:cs="Times New Roman"/>
          <w:sz w:val="24"/>
          <w:szCs w:val="24"/>
        </w:rPr>
        <w:br/>
        <w:t xml:space="preserve">Starship, founded by two of the Skype co-founders, newest launch is autonomous delivery of food and beverages </w:t>
      </w:r>
      <w:r w:rsidR="004A11DD" w:rsidRPr="007472A6">
        <w:rPr>
          <w:rFonts w:ascii="Times New Roman" w:hAnsi="Times New Roman" w:cs="Times New Roman"/>
          <w:sz w:val="24"/>
          <w:szCs w:val="24"/>
        </w:rPr>
        <w:t>at George Mason University, Maryland. The partnership is to accommodate the rising need for smart solutions in a high-paced-high-expectation environment, where nutrition sometimes is overlooked</w:t>
      </w:r>
      <w:r w:rsidR="00B704FD" w:rsidRPr="007472A6">
        <w:rPr>
          <w:rFonts w:ascii="Times New Roman" w:hAnsi="Times New Roman" w:cs="Times New Roman"/>
          <w:sz w:val="24"/>
          <w:szCs w:val="24"/>
        </w:rPr>
        <w:t xml:space="preserve"> (Nichols, 2019)</w:t>
      </w:r>
      <w:r w:rsidR="004A11DD" w:rsidRPr="007472A6">
        <w:rPr>
          <w:rFonts w:ascii="Times New Roman" w:hAnsi="Times New Roman" w:cs="Times New Roman"/>
          <w:sz w:val="24"/>
          <w:szCs w:val="24"/>
        </w:rPr>
        <w:t xml:space="preserve">. Starship fleet of ADR’s has over 100.000 logged kilometres </w:t>
      </w:r>
      <w:r w:rsidR="00D337A7" w:rsidRPr="007472A6">
        <w:rPr>
          <w:rFonts w:ascii="Times New Roman" w:hAnsi="Times New Roman" w:cs="Times New Roman"/>
          <w:sz w:val="24"/>
          <w:szCs w:val="24"/>
        </w:rPr>
        <w:t xml:space="preserve">and more than 25.000 deliveries </w:t>
      </w:r>
      <w:r w:rsidR="004A11DD" w:rsidRPr="007472A6">
        <w:rPr>
          <w:rFonts w:ascii="Times New Roman" w:hAnsi="Times New Roman" w:cs="Times New Roman"/>
          <w:sz w:val="24"/>
          <w:szCs w:val="24"/>
        </w:rPr>
        <w:t xml:space="preserve">under the wheels, and been deployed </w:t>
      </w:r>
      <w:r w:rsidR="00D337A7" w:rsidRPr="007472A6">
        <w:rPr>
          <w:rFonts w:ascii="Times New Roman" w:hAnsi="Times New Roman" w:cs="Times New Roman"/>
          <w:sz w:val="24"/>
          <w:szCs w:val="24"/>
        </w:rPr>
        <w:t xml:space="preserve">in cities </w:t>
      </w:r>
      <w:r w:rsidR="00183CD0" w:rsidRPr="007472A6">
        <w:rPr>
          <w:rFonts w:ascii="Times New Roman" w:hAnsi="Times New Roman" w:cs="Times New Roman"/>
          <w:sz w:val="24"/>
          <w:szCs w:val="24"/>
        </w:rPr>
        <w:t>like</w:t>
      </w:r>
      <w:r w:rsidR="00D337A7" w:rsidRPr="007472A6">
        <w:rPr>
          <w:rFonts w:ascii="Times New Roman" w:hAnsi="Times New Roman" w:cs="Times New Roman"/>
          <w:sz w:val="24"/>
          <w:szCs w:val="24"/>
        </w:rPr>
        <w:t xml:space="preserve"> London, New York and Washington, DC (Merrit, 2019; Nichols, 2019).</w:t>
      </w:r>
      <w:r w:rsidR="00183CD0" w:rsidRPr="007472A6">
        <w:rPr>
          <w:rFonts w:ascii="Times New Roman" w:hAnsi="Times New Roman" w:cs="Times New Roman"/>
          <w:sz w:val="24"/>
          <w:szCs w:val="24"/>
        </w:rPr>
        <w:t xml:space="preserve"> Starship’s fleet has gained enough experience to surpass the need</w:t>
      </w:r>
      <w:r w:rsidR="00A3660E" w:rsidRPr="007472A6">
        <w:rPr>
          <w:rFonts w:ascii="Times New Roman" w:hAnsi="Times New Roman" w:cs="Times New Roman"/>
          <w:sz w:val="24"/>
          <w:szCs w:val="24"/>
        </w:rPr>
        <w:t xml:space="preserve"> for any handholding (Nichols, 2019), which entitles them as the leader in the ADR race.</w:t>
      </w:r>
    </w:p>
    <w:p w14:paraId="7866C8E9" w14:textId="58231BDD" w:rsidR="00A3660E" w:rsidRPr="007472A6" w:rsidRDefault="00A3660E"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Another two contenders are two well-known giants, Amazon and FedEx</w:t>
      </w:r>
      <w:r w:rsidR="008168FA" w:rsidRPr="007472A6">
        <w:rPr>
          <w:rFonts w:ascii="Times New Roman" w:hAnsi="Times New Roman" w:cs="Times New Roman"/>
          <w:sz w:val="24"/>
          <w:szCs w:val="24"/>
        </w:rPr>
        <w:t>, which both revealed their ADR in the first quarter of 2019 aiming at lunching in pilot cities around this time now</w:t>
      </w:r>
      <w:r w:rsidR="00A517C9" w:rsidRPr="007472A6">
        <w:rPr>
          <w:rFonts w:ascii="Times New Roman" w:hAnsi="Times New Roman" w:cs="Times New Roman"/>
          <w:sz w:val="24"/>
          <w:szCs w:val="24"/>
        </w:rPr>
        <w:t xml:space="preserve"> (FedEx, 2019; Scott 2019)</w:t>
      </w:r>
      <w:r w:rsidRPr="007472A6">
        <w:rPr>
          <w:rFonts w:ascii="Times New Roman" w:hAnsi="Times New Roman" w:cs="Times New Roman"/>
          <w:sz w:val="24"/>
          <w:szCs w:val="24"/>
        </w:rPr>
        <w:t>.</w:t>
      </w:r>
    </w:p>
    <w:p w14:paraId="0F7BE6D9" w14:textId="3A392E2C" w:rsidR="008168FA" w:rsidRPr="007472A6" w:rsidRDefault="00BC550D"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All three</w:t>
      </w:r>
      <w:r w:rsidR="008168FA" w:rsidRPr="007472A6">
        <w:rPr>
          <w:rFonts w:ascii="Times New Roman" w:hAnsi="Times New Roman" w:cs="Times New Roman"/>
          <w:sz w:val="24"/>
          <w:szCs w:val="24"/>
        </w:rPr>
        <w:t xml:space="preserve"> contributions are equally interesting for this project because they appear, as little information is revealed at this stage in </w:t>
      </w:r>
      <w:r w:rsidR="004C037B" w:rsidRPr="007472A6">
        <w:rPr>
          <w:rFonts w:ascii="Times New Roman" w:hAnsi="Times New Roman" w:cs="Times New Roman"/>
          <w:sz w:val="24"/>
          <w:szCs w:val="24"/>
        </w:rPr>
        <w:t xml:space="preserve">the </w:t>
      </w:r>
      <w:r w:rsidR="008168FA" w:rsidRPr="007472A6">
        <w:rPr>
          <w:rFonts w:ascii="Times New Roman" w:hAnsi="Times New Roman" w:cs="Times New Roman"/>
          <w:sz w:val="24"/>
          <w:szCs w:val="24"/>
        </w:rPr>
        <w:t>race, to have same specifications (</w:t>
      </w:r>
      <w:r w:rsidRPr="007472A6">
        <w:rPr>
          <w:rFonts w:ascii="Times New Roman" w:hAnsi="Times New Roman" w:cs="Times New Roman"/>
          <w:sz w:val="24"/>
          <w:szCs w:val="24"/>
        </w:rPr>
        <w:t>FedEx, 2019; Starship, 2019; Scott, 2019)</w:t>
      </w:r>
      <w:r w:rsidR="0077214F" w:rsidRPr="007472A6">
        <w:rPr>
          <w:rFonts w:ascii="Times New Roman" w:hAnsi="Times New Roman" w:cs="Times New Roman"/>
          <w:sz w:val="24"/>
          <w:szCs w:val="24"/>
        </w:rPr>
        <w:t xml:space="preserve">. Them having similar specifications provides guidance on the specifications of the agent, central for the simulations in Unity. For now, it is noted that the </w:t>
      </w:r>
      <w:commentRangeStart w:id="43"/>
      <w:r w:rsidR="0077214F" w:rsidRPr="007472A6">
        <w:rPr>
          <w:rFonts w:ascii="Times New Roman" w:hAnsi="Times New Roman" w:cs="Times New Roman"/>
          <w:sz w:val="24"/>
          <w:szCs w:val="24"/>
        </w:rPr>
        <w:t xml:space="preserve">ADR’s appears to have a height around 0.5-1.5 metre, a width and depth of 0.5 metre, a total weight (including cargo) of 45-50 kgs and a speed around 5 km/h (FedEx, 2019; Starship, 2019; Scott, 2019). </w:t>
      </w:r>
    </w:p>
    <w:p w14:paraId="3D557980" w14:textId="019C4902" w:rsidR="00D2719A" w:rsidRPr="007472A6" w:rsidRDefault="009C41C2" w:rsidP="000C2613">
      <w:pPr>
        <w:pStyle w:val="Heading2"/>
        <w:numPr>
          <w:ilvl w:val="1"/>
          <w:numId w:val="18"/>
        </w:numPr>
        <w:spacing w:line="480" w:lineRule="auto"/>
        <w:rPr>
          <w:rFonts w:ascii="Times New Roman" w:hAnsi="Times New Roman" w:cs="Times New Roman"/>
          <w:color w:val="auto"/>
        </w:rPr>
      </w:pPr>
      <w:bookmarkStart w:id="44" w:name="_Toc15890595"/>
      <w:r w:rsidRPr="007472A6">
        <w:rPr>
          <w:rFonts w:ascii="Times New Roman" w:hAnsi="Times New Roman" w:cs="Times New Roman"/>
          <w:color w:val="auto"/>
        </w:rPr>
        <w:lastRenderedPageBreak/>
        <w:t>Unity</w:t>
      </w:r>
      <w:r w:rsidR="00153AD6" w:rsidRPr="007472A6">
        <w:rPr>
          <w:rFonts w:ascii="Times New Roman" w:hAnsi="Times New Roman" w:cs="Times New Roman"/>
          <w:color w:val="auto"/>
        </w:rPr>
        <w:t xml:space="preserve"> – as a simulation engine</w:t>
      </w:r>
      <w:r w:rsidR="009465A7" w:rsidRPr="007472A6">
        <w:rPr>
          <w:rFonts w:ascii="Times New Roman" w:hAnsi="Times New Roman" w:cs="Times New Roman"/>
          <w:color w:val="auto"/>
        </w:rPr>
        <w:t xml:space="preserve"> for research in DRL</w:t>
      </w:r>
      <w:bookmarkEnd w:id="44"/>
      <w:commentRangeEnd w:id="43"/>
      <w:r w:rsidR="00257133">
        <w:rPr>
          <w:rStyle w:val="CommentReference"/>
          <w:rFonts w:asciiTheme="minorHAnsi" w:eastAsiaTheme="minorHAnsi" w:hAnsiTheme="minorHAnsi" w:cstheme="minorBidi"/>
          <w:color w:val="auto"/>
        </w:rPr>
        <w:commentReference w:id="43"/>
      </w:r>
    </w:p>
    <w:p w14:paraId="6BCA32F3" w14:textId="5EC9A7F4" w:rsidR="00362920" w:rsidRPr="007472A6" w:rsidRDefault="00115F68" w:rsidP="008C67E8">
      <w:pPr>
        <w:spacing w:line="480" w:lineRule="auto"/>
        <w:rPr>
          <w:rFonts w:ascii="Times New Roman" w:hAnsi="Times New Roman" w:cs="Times New Roman"/>
          <w:sz w:val="24"/>
          <w:szCs w:val="24"/>
        </w:rPr>
      </w:pPr>
      <w:commentRangeStart w:id="45"/>
      <w:r w:rsidRPr="007472A6">
        <w:rPr>
          <w:rFonts w:ascii="Times New Roman" w:hAnsi="Times New Roman" w:cs="Times New Roman"/>
          <w:sz w:val="24"/>
          <w:szCs w:val="24"/>
        </w:rPr>
        <w:t xml:space="preserve">Unity </w:t>
      </w:r>
      <w:commentRangeEnd w:id="45"/>
      <w:r w:rsidR="00463E98">
        <w:rPr>
          <w:rStyle w:val="CommentReference"/>
        </w:rPr>
        <w:commentReference w:id="45"/>
      </w:r>
      <w:r w:rsidRPr="007472A6">
        <w:rPr>
          <w:rFonts w:ascii="Times New Roman" w:hAnsi="Times New Roman" w:cs="Times New Roman"/>
          <w:sz w:val="24"/>
          <w:szCs w:val="24"/>
        </w:rPr>
        <w:t>is best described as being a multi-functional platform, enabling development of everything from complex high resolution multiplayer games to less complex mobile games over to VR/AR applications</w:t>
      </w:r>
      <w:r w:rsidR="00F16D66" w:rsidRPr="007472A6">
        <w:rPr>
          <w:rFonts w:ascii="Times New Roman" w:hAnsi="Times New Roman" w:cs="Times New Roman"/>
          <w:sz w:val="24"/>
          <w:szCs w:val="24"/>
        </w:rPr>
        <w:t>,</w:t>
      </w:r>
      <w:r w:rsidRPr="007472A6">
        <w:rPr>
          <w:rFonts w:ascii="Times New Roman" w:hAnsi="Times New Roman" w:cs="Times New Roman"/>
          <w:sz w:val="24"/>
          <w:szCs w:val="24"/>
        </w:rPr>
        <w:t xml:space="preserve"> and increasingly </w:t>
      </w:r>
      <w:r w:rsidR="00F16D66" w:rsidRPr="007472A6">
        <w:rPr>
          <w:rFonts w:ascii="Times New Roman" w:hAnsi="Times New Roman" w:cs="Times New Roman"/>
          <w:sz w:val="24"/>
          <w:szCs w:val="24"/>
        </w:rPr>
        <w:t xml:space="preserve">as a challenging set-up to conduct research on artificial intelligence </w:t>
      </w:r>
      <w:r w:rsidR="003F10C1" w:rsidRPr="007472A6">
        <w:rPr>
          <w:rFonts w:ascii="Times New Roman" w:hAnsi="Times New Roman" w:cs="Times New Roman"/>
          <w:sz w:val="24"/>
          <w:szCs w:val="24"/>
        </w:rPr>
        <w:t xml:space="preserve">(AI) </w:t>
      </w:r>
      <w:r w:rsidR="00F16D66" w:rsidRPr="007472A6">
        <w:rPr>
          <w:rFonts w:ascii="Times New Roman" w:hAnsi="Times New Roman" w:cs="Times New Roman"/>
          <w:sz w:val="24"/>
          <w:szCs w:val="24"/>
        </w:rPr>
        <w:t xml:space="preserve">(Juliani et al, 2018; OpenAI, 2018; Sadeghi &amp; Levine; 2016). </w:t>
      </w:r>
    </w:p>
    <w:p w14:paraId="06DEF6DA" w14:textId="7DC61479" w:rsidR="00362920" w:rsidRPr="007472A6" w:rsidRDefault="009D6B23"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With increasing complexity, sometimes in an exponential manner, comes a need for low latency and distributed computing. Irrespectively of the increasing complexity being a derivative of a high-resolution 3D game consisting of, potentially, thousands of players with widespread interaction patterns, or research on algorithms that roughly needs 18 million video frames to surpass human </w:t>
      </w:r>
      <w:r w:rsidR="00FD00A6" w:rsidRPr="007472A6">
        <w:rPr>
          <w:rFonts w:ascii="Times New Roman" w:hAnsi="Times New Roman" w:cs="Times New Roman"/>
          <w:sz w:val="24"/>
          <w:szCs w:val="24"/>
        </w:rPr>
        <w:t>performance (Hessel et al, 2017), satisfies Unity the need</w:t>
      </w:r>
      <w:r w:rsidR="00DE4010" w:rsidRPr="007472A6">
        <w:rPr>
          <w:rFonts w:ascii="Times New Roman" w:hAnsi="Times New Roman" w:cs="Times New Roman"/>
          <w:sz w:val="24"/>
          <w:szCs w:val="24"/>
        </w:rPr>
        <w:t xml:space="preserve"> (Juliani, 2019)</w:t>
      </w:r>
      <w:r w:rsidR="00FD00A6" w:rsidRPr="007472A6">
        <w:rPr>
          <w:rFonts w:ascii="Times New Roman" w:hAnsi="Times New Roman" w:cs="Times New Roman"/>
          <w:sz w:val="24"/>
          <w:szCs w:val="24"/>
        </w:rPr>
        <w:t xml:space="preserve">. The underlying engine runs in de-synchronized fashion, supporting simulations at run times at least 100 times faster than real time. This is possible while still maintain physics and </w:t>
      </w:r>
      <w:r w:rsidR="005F24D4" w:rsidRPr="007472A6">
        <w:rPr>
          <w:rFonts w:ascii="Times New Roman" w:hAnsi="Times New Roman" w:cs="Times New Roman"/>
          <w:sz w:val="24"/>
          <w:szCs w:val="24"/>
        </w:rPr>
        <w:t xml:space="preserve">frame rendering. A final appealing feature </w:t>
      </w:r>
      <w:r w:rsidR="00A654B8" w:rsidRPr="007472A6">
        <w:rPr>
          <w:rFonts w:ascii="Times New Roman" w:hAnsi="Times New Roman" w:cs="Times New Roman"/>
          <w:sz w:val="24"/>
          <w:szCs w:val="24"/>
        </w:rPr>
        <w:t>of</w:t>
      </w:r>
      <w:r w:rsidR="005F24D4" w:rsidRPr="007472A6">
        <w:rPr>
          <w:rFonts w:ascii="Times New Roman" w:hAnsi="Times New Roman" w:cs="Times New Roman"/>
          <w:sz w:val="24"/>
          <w:szCs w:val="24"/>
        </w:rPr>
        <w:t xml:space="preserve"> the computational side is the ability to run concurrent training session, internally in one application as well as externally, enabling the possibility to utilise cloud computing </w:t>
      </w:r>
      <w:r w:rsidR="00A654B8" w:rsidRPr="007472A6">
        <w:rPr>
          <w:rFonts w:ascii="Times New Roman" w:hAnsi="Times New Roman" w:cs="Times New Roman"/>
          <w:sz w:val="24"/>
          <w:szCs w:val="24"/>
        </w:rPr>
        <w:t>for further</w:t>
      </w:r>
      <w:r w:rsidR="005F24D4" w:rsidRPr="007472A6">
        <w:rPr>
          <w:rFonts w:ascii="Times New Roman" w:hAnsi="Times New Roman" w:cs="Times New Roman"/>
          <w:sz w:val="24"/>
          <w:szCs w:val="24"/>
        </w:rPr>
        <w:t xml:space="preserve"> increased computational power.</w:t>
      </w:r>
      <w:r w:rsidR="00FD00A6" w:rsidRPr="007472A6">
        <w:rPr>
          <w:rFonts w:ascii="Times New Roman" w:hAnsi="Times New Roman" w:cs="Times New Roman"/>
          <w:sz w:val="24"/>
          <w:szCs w:val="24"/>
        </w:rPr>
        <w:t xml:space="preserve"> </w:t>
      </w:r>
    </w:p>
    <w:p w14:paraId="77D8CBD6" w14:textId="1BF43B25" w:rsidR="009C41C2" w:rsidRPr="007472A6" w:rsidRDefault="008146E1" w:rsidP="008C67E8">
      <w:pPr>
        <w:spacing w:line="480" w:lineRule="auto"/>
        <w:rPr>
          <w:rFonts w:ascii="Times New Roman" w:hAnsi="Times New Roman" w:cs="Times New Roman"/>
          <w:sz w:val="24"/>
          <w:szCs w:val="24"/>
        </w:rPr>
      </w:pPr>
      <w:r w:rsidRPr="007472A6">
        <w:rPr>
          <w:rFonts w:ascii="Times New Roman" w:hAnsi="Times New Roman" w:cs="Times New Roman"/>
          <w:sz w:val="24"/>
          <w:szCs w:val="24"/>
        </w:rPr>
        <w:t xml:space="preserve">The diversity in the application areas implies that Unity is a serious candidate for modelling the complex dynamics of urban environments. </w:t>
      </w:r>
      <w:r w:rsidR="007478D3" w:rsidRPr="007472A6">
        <w:rPr>
          <w:rFonts w:ascii="Times New Roman" w:hAnsi="Times New Roman" w:cs="Times New Roman"/>
          <w:sz w:val="24"/>
          <w:szCs w:val="24"/>
        </w:rPr>
        <w:t xml:space="preserve">The most appealing feature is the ability to replicate real-life physical complexity, and thereby enabling realistic movement patterns as well as interaction between objects. This is an important factor with an underlying interest in enabling the results to generalise to the real-world, as higher similarity between the environment within the results are obtained and the environment in which the results are deployed, increases the likelihood for generalisation. Another feature of Unity, which makes it appealing for modelling urban dynamics, is the </w:t>
      </w:r>
      <w:r w:rsidR="003F10C1" w:rsidRPr="007472A6">
        <w:rPr>
          <w:rFonts w:ascii="Times New Roman" w:hAnsi="Times New Roman" w:cs="Times New Roman"/>
          <w:sz w:val="24"/>
          <w:szCs w:val="24"/>
        </w:rPr>
        <w:t xml:space="preserve">possibility to model complex social interaction. Unity </w:t>
      </w:r>
      <w:r w:rsidR="00BA58EF" w:rsidRPr="007472A6">
        <w:rPr>
          <w:rFonts w:ascii="Times New Roman" w:hAnsi="Times New Roman" w:cs="Times New Roman"/>
          <w:sz w:val="24"/>
          <w:szCs w:val="24"/>
        </w:rPr>
        <w:t xml:space="preserve">comes </w:t>
      </w:r>
      <w:r w:rsidR="003F10C1" w:rsidRPr="007472A6">
        <w:rPr>
          <w:rFonts w:ascii="Times New Roman" w:hAnsi="Times New Roman" w:cs="Times New Roman"/>
          <w:sz w:val="24"/>
          <w:szCs w:val="24"/>
        </w:rPr>
        <w:t xml:space="preserve">with two options </w:t>
      </w:r>
      <w:r w:rsidR="00A654B8" w:rsidRPr="007472A6">
        <w:rPr>
          <w:rFonts w:ascii="Times New Roman" w:hAnsi="Times New Roman" w:cs="Times New Roman"/>
          <w:sz w:val="24"/>
          <w:szCs w:val="24"/>
        </w:rPr>
        <w:t xml:space="preserve">to </w:t>
      </w:r>
      <w:r w:rsidR="003F10C1" w:rsidRPr="007472A6">
        <w:rPr>
          <w:rFonts w:ascii="Times New Roman" w:hAnsi="Times New Roman" w:cs="Times New Roman"/>
          <w:sz w:val="24"/>
          <w:szCs w:val="24"/>
        </w:rPr>
        <w:t>add layer</w:t>
      </w:r>
      <w:r w:rsidR="00A654B8" w:rsidRPr="007472A6">
        <w:rPr>
          <w:rFonts w:ascii="Times New Roman" w:hAnsi="Times New Roman" w:cs="Times New Roman"/>
          <w:sz w:val="24"/>
          <w:szCs w:val="24"/>
        </w:rPr>
        <w:t>s</w:t>
      </w:r>
      <w:r w:rsidR="003F10C1" w:rsidRPr="007472A6">
        <w:rPr>
          <w:rFonts w:ascii="Times New Roman" w:hAnsi="Times New Roman" w:cs="Times New Roman"/>
          <w:sz w:val="24"/>
          <w:szCs w:val="24"/>
        </w:rPr>
        <w:t xml:space="preserve"> of social interaction to the </w:t>
      </w:r>
      <w:r w:rsidR="003F10C1" w:rsidRPr="007472A6">
        <w:rPr>
          <w:rFonts w:ascii="Times New Roman" w:hAnsi="Times New Roman" w:cs="Times New Roman"/>
          <w:sz w:val="24"/>
          <w:szCs w:val="24"/>
        </w:rPr>
        <w:lastRenderedPageBreak/>
        <w:t xml:space="preserve">environment. The </w:t>
      </w:r>
      <w:r w:rsidR="003F10C1" w:rsidRPr="007472A6">
        <w:rPr>
          <w:rFonts w:ascii="Times New Roman" w:hAnsi="Times New Roman" w:cs="Times New Roman"/>
          <w:i/>
          <w:iCs/>
          <w:sz w:val="24"/>
          <w:szCs w:val="24"/>
        </w:rPr>
        <w:t>NavMesh</w:t>
      </w:r>
      <w:r w:rsidR="003F10C1" w:rsidRPr="007472A6">
        <w:rPr>
          <w:rFonts w:ascii="Times New Roman" w:hAnsi="Times New Roman" w:cs="Times New Roman"/>
          <w:sz w:val="24"/>
          <w:szCs w:val="24"/>
        </w:rPr>
        <w:t xml:space="preserve"> class provides the ability to add AI agents to the environment, useful for </w:t>
      </w:r>
      <w:r w:rsidR="008964A4" w:rsidRPr="007472A6">
        <w:rPr>
          <w:rFonts w:ascii="Times New Roman" w:hAnsi="Times New Roman" w:cs="Times New Roman"/>
          <w:sz w:val="24"/>
          <w:szCs w:val="24"/>
        </w:rPr>
        <w:t>spatial queries</w:t>
      </w:r>
      <w:r w:rsidR="00A654B8" w:rsidRPr="007472A6">
        <w:rPr>
          <w:rFonts w:ascii="Times New Roman" w:hAnsi="Times New Roman" w:cs="Times New Roman"/>
          <w:sz w:val="24"/>
          <w:szCs w:val="24"/>
        </w:rPr>
        <w:t>,</w:t>
      </w:r>
      <w:r w:rsidR="008964A4" w:rsidRPr="007472A6">
        <w:rPr>
          <w:rFonts w:ascii="Times New Roman" w:hAnsi="Times New Roman" w:cs="Times New Roman"/>
          <w:sz w:val="24"/>
          <w:szCs w:val="24"/>
        </w:rPr>
        <w:t xml:space="preserve"> as pathfinding. As described in detail later, this class is utilised to model pedestrian behaviour in the constructed urban environment for this paper. NavMesh agents can interact with other NavMesh agents, as well as avoid other moving obstacles, enabling a layer of social interaction with relative ease. </w:t>
      </w:r>
      <w:r w:rsidR="008964A4" w:rsidRPr="007472A6">
        <w:rPr>
          <w:rFonts w:ascii="Times New Roman" w:hAnsi="Times New Roman" w:cs="Times New Roman"/>
          <w:sz w:val="24"/>
          <w:szCs w:val="24"/>
        </w:rPr>
        <w:br/>
        <w:t xml:space="preserve">A more challenging, and perhaps are more interesting way to add social interaction to the environment is by utilising the ML-Agents toolkit, </w:t>
      </w:r>
      <w:r w:rsidR="00362920" w:rsidRPr="007472A6">
        <w:rPr>
          <w:rFonts w:ascii="Times New Roman" w:hAnsi="Times New Roman" w:cs="Times New Roman"/>
          <w:sz w:val="24"/>
          <w:szCs w:val="24"/>
        </w:rPr>
        <w:t>a central part of this paper. The ML-Agents toolkit bridges sophisticated machine learning methods with the graphical interface and complex physical engine of the traditional Unity</w:t>
      </w:r>
      <w:r w:rsidR="007A3AAE" w:rsidRPr="007472A6">
        <w:rPr>
          <w:rFonts w:ascii="Times New Roman" w:hAnsi="Times New Roman" w:cs="Times New Roman"/>
          <w:sz w:val="24"/>
          <w:szCs w:val="24"/>
        </w:rPr>
        <w:t xml:space="preserve"> application</w:t>
      </w:r>
      <w:r w:rsidR="00362920" w:rsidRPr="007472A6">
        <w:rPr>
          <w:rFonts w:ascii="Times New Roman" w:hAnsi="Times New Roman" w:cs="Times New Roman"/>
          <w:sz w:val="24"/>
          <w:szCs w:val="24"/>
        </w:rPr>
        <w:t>, enabling a new setting to push the boundaries for DRL research</w:t>
      </w:r>
      <w:r w:rsidR="00BA58EF" w:rsidRPr="007472A6">
        <w:rPr>
          <w:rFonts w:ascii="Times New Roman" w:hAnsi="Times New Roman" w:cs="Times New Roman"/>
          <w:sz w:val="24"/>
          <w:szCs w:val="24"/>
        </w:rPr>
        <w:t xml:space="preserve"> (Juliani, 2018)</w:t>
      </w:r>
      <w:r w:rsidR="00362920" w:rsidRPr="007472A6">
        <w:rPr>
          <w:rFonts w:ascii="Times New Roman" w:hAnsi="Times New Roman" w:cs="Times New Roman"/>
          <w:sz w:val="24"/>
          <w:szCs w:val="24"/>
        </w:rPr>
        <w:t>. The toolkit allows researcher to utilise pre-defined algorithms</w:t>
      </w:r>
      <w:r w:rsidR="00C1072A" w:rsidRPr="007472A6">
        <w:rPr>
          <w:rFonts w:ascii="Times New Roman" w:hAnsi="Times New Roman" w:cs="Times New Roman"/>
          <w:sz w:val="24"/>
          <w:szCs w:val="24"/>
        </w:rPr>
        <w:t>, based on TensorFlow,</w:t>
      </w:r>
      <w:r w:rsidR="00362920" w:rsidRPr="007472A6">
        <w:rPr>
          <w:rFonts w:ascii="Times New Roman" w:hAnsi="Times New Roman" w:cs="Times New Roman"/>
          <w:sz w:val="24"/>
          <w:szCs w:val="24"/>
        </w:rPr>
        <w:t xml:space="preserve"> or define </w:t>
      </w:r>
      <w:r w:rsidR="00C1072A" w:rsidRPr="007472A6">
        <w:rPr>
          <w:rFonts w:ascii="Times New Roman" w:hAnsi="Times New Roman" w:cs="Times New Roman"/>
          <w:sz w:val="24"/>
          <w:szCs w:val="24"/>
        </w:rPr>
        <w:t>them themselves, via a Python API.</w:t>
      </w:r>
      <w:r w:rsidR="00BA58EF" w:rsidRPr="007472A6">
        <w:rPr>
          <w:rFonts w:ascii="Times New Roman" w:hAnsi="Times New Roman" w:cs="Times New Roman"/>
          <w:sz w:val="24"/>
          <w:szCs w:val="24"/>
        </w:rPr>
        <w:t xml:space="preserve"> In the light of the NavMesh class, the toolkit puts the control of the interaction in the hands of the researcher, which carries a certain responsibility. It requires the researcher to exhibit a greater understanding of the task and modelling at hand, and so reduces the possibility of headless simulation</w:t>
      </w:r>
      <w:r w:rsidR="007A3AAE" w:rsidRPr="007472A6">
        <w:rPr>
          <w:rFonts w:ascii="Times New Roman" w:hAnsi="Times New Roman" w:cs="Times New Roman"/>
          <w:sz w:val="24"/>
          <w:szCs w:val="24"/>
        </w:rPr>
        <w:t xml:space="preserve"> </w:t>
      </w:r>
      <w:r w:rsidR="00FE42D4" w:rsidRPr="007472A6">
        <w:rPr>
          <w:rFonts w:ascii="Times New Roman" w:hAnsi="Times New Roman" w:cs="Times New Roman"/>
          <w:sz w:val="24"/>
          <w:szCs w:val="24"/>
        </w:rPr>
        <w:t>–</w:t>
      </w:r>
      <w:r w:rsidR="007A3AAE" w:rsidRPr="007472A6">
        <w:rPr>
          <w:rFonts w:ascii="Times New Roman" w:hAnsi="Times New Roman" w:cs="Times New Roman"/>
          <w:sz w:val="24"/>
          <w:szCs w:val="24"/>
        </w:rPr>
        <w:t xml:space="preserve"> </w:t>
      </w:r>
      <w:r w:rsidR="00FE42D4" w:rsidRPr="007472A6">
        <w:rPr>
          <w:rFonts w:ascii="Times New Roman" w:hAnsi="Times New Roman" w:cs="Times New Roman"/>
          <w:sz w:val="24"/>
          <w:szCs w:val="24"/>
        </w:rPr>
        <w:t>limiting the risk of another black box appearance</w:t>
      </w:r>
      <w:r w:rsidR="00BA58EF" w:rsidRPr="007472A6">
        <w:rPr>
          <w:rFonts w:ascii="Times New Roman" w:hAnsi="Times New Roman" w:cs="Times New Roman"/>
          <w:sz w:val="24"/>
          <w:szCs w:val="24"/>
        </w:rPr>
        <w:t>.</w:t>
      </w:r>
      <w:r w:rsidR="00BA58EF" w:rsidRPr="007472A6">
        <w:rPr>
          <w:rFonts w:ascii="Times New Roman" w:hAnsi="Times New Roman" w:cs="Times New Roman"/>
          <w:sz w:val="24"/>
          <w:szCs w:val="24"/>
        </w:rPr>
        <w:br/>
        <w:t>With the introduction of ML-agents, can Unity partly be regarded as the new kid in the class of software’s usable for Agent-Based modelling (ABM)</w:t>
      </w:r>
      <w:r w:rsidR="009F7EA1" w:rsidRPr="007472A6">
        <w:rPr>
          <w:rFonts w:ascii="Times New Roman" w:hAnsi="Times New Roman" w:cs="Times New Roman"/>
          <w:sz w:val="24"/>
          <w:szCs w:val="24"/>
        </w:rPr>
        <w:t>. The ML-Agents toolkit makes Unity an appealing contender to the traditional software’s used for ABM, by the fact that the scripting languages are C# and Python. The use of C# and Python implies low latency along with a wide variety of options for further data processing, through open source libraries, and user support, from the enormous communities surrounding the two languages.</w:t>
      </w:r>
    </w:p>
    <w:p w14:paraId="038DB3EA" w14:textId="49073B9E" w:rsidR="00FE42D4" w:rsidRPr="00583333" w:rsidRDefault="00FE42D4" w:rsidP="008C67E8">
      <w:pPr>
        <w:spacing w:line="480" w:lineRule="auto"/>
        <w:rPr>
          <w:rFonts w:ascii="Times New Roman" w:hAnsi="Times New Roman" w:cs="Times New Roman"/>
          <w:sz w:val="24"/>
          <w:szCs w:val="24"/>
        </w:rPr>
      </w:pPr>
      <w:r w:rsidRPr="000B158F">
        <w:rPr>
          <w:rFonts w:ascii="Times New Roman" w:hAnsi="Times New Roman" w:cs="Times New Roman"/>
          <w:color w:val="FF0000"/>
          <w:sz w:val="24"/>
          <w:szCs w:val="24"/>
        </w:rPr>
        <w:t xml:space="preserve">Consider the </w:t>
      </w:r>
      <w:r w:rsidR="006E0BC6" w:rsidRPr="000B158F">
        <w:rPr>
          <w:rFonts w:ascii="Times New Roman" w:hAnsi="Times New Roman" w:cs="Times New Roman"/>
          <w:color w:val="FF0000"/>
          <w:sz w:val="24"/>
          <w:szCs w:val="24"/>
        </w:rPr>
        <w:t>ending of this section, if it should be changed/extended a bit</w:t>
      </w:r>
      <w:r w:rsidR="006E0BC6" w:rsidRPr="00583333">
        <w:rPr>
          <w:rFonts w:ascii="Times New Roman" w:hAnsi="Times New Roman" w:cs="Times New Roman"/>
          <w:sz w:val="24"/>
          <w:szCs w:val="24"/>
        </w:rPr>
        <w:t xml:space="preserve">. </w:t>
      </w:r>
    </w:p>
    <w:p w14:paraId="265E7F5D" w14:textId="668FD5C5" w:rsidR="00FE42D4" w:rsidRPr="00583333" w:rsidRDefault="00153AD6" w:rsidP="008C67E8">
      <w:pPr>
        <w:pStyle w:val="Heading3"/>
        <w:numPr>
          <w:ilvl w:val="2"/>
          <w:numId w:val="6"/>
        </w:numPr>
        <w:spacing w:line="480" w:lineRule="auto"/>
        <w:rPr>
          <w:rFonts w:ascii="Times New Roman" w:hAnsi="Times New Roman" w:cs="Times New Roman"/>
          <w:color w:val="auto"/>
          <w:sz w:val="28"/>
          <w:szCs w:val="28"/>
        </w:rPr>
      </w:pPr>
      <w:bookmarkStart w:id="46" w:name="_Toc15890596"/>
      <w:r w:rsidRPr="00583333">
        <w:rPr>
          <w:rFonts w:ascii="Times New Roman" w:hAnsi="Times New Roman" w:cs="Times New Roman"/>
          <w:color w:val="auto"/>
          <w:sz w:val="28"/>
          <w:szCs w:val="28"/>
        </w:rPr>
        <w:t xml:space="preserve">The </w:t>
      </w:r>
      <w:commentRangeStart w:id="47"/>
      <w:r w:rsidRPr="00583333">
        <w:rPr>
          <w:rFonts w:ascii="Times New Roman" w:hAnsi="Times New Roman" w:cs="Times New Roman"/>
          <w:color w:val="auto"/>
          <w:sz w:val="28"/>
          <w:szCs w:val="28"/>
        </w:rPr>
        <w:t>environment</w:t>
      </w:r>
      <w:bookmarkEnd w:id="46"/>
      <w:commentRangeEnd w:id="47"/>
      <w:r w:rsidR="00000455">
        <w:rPr>
          <w:rStyle w:val="CommentReference"/>
          <w:rFonts w:asciiTheme="minorHAnsi" w:eastAsiaTheme="minorHAnsi" w:hAnsiTheme="minorHAnsi" w:cstheme="minorBidi"/>
          <w:color w:val="auto"/>
        </w:rPr>
        <w:commentReference w:id="47"/>
      </w:r>
    </w:p>
    <w:p w14:paraId="3D657882" w14:textId="1AF6DCC3" w:rsidR="00153AD6" w:rsidRPr="00583333" w:rsidRDefault="006E0BC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environment explored in this paper is seen in figure 1, and it is intended to simulate areas of a city which are less </w:t>
      </w:r>
      <w:del w:id="48" w:author="Ed Manley" w:date="2019-08-12T12:19:00Z">
        <w:r w:rsidRPr="00583333" w:rsidDel="00045DCF">
          <w:rPr>
            <w:rFonts w:ascii="Times New Roman" w:hAnsi="Times New Roman" w:cs="Times New Roman"/>
            <w:sz w:val="24"/>
            <w:szCs w:val="24"/>
          </w:rPr>
          <w:delText xml:space="preserve">trafficated </w:delText>
        </w:r>
      </w:del>
      <w:ins w:id="49" w:author="Ed Manley" w:date="2019-08-12T12:19:00Z">
        <w:r w:rsidR="00045DCF">
          <w:rPr>
            <w:rFonts w:ascii="Times New Roman" w:hAnsi="Times New Roman" w:cs="Times New Roman"/>
            <w:sz w:val="24"/>
            <w:szCs w:val="24"/>
          </w:rPr>
          <w:t>congested(?)</w:t>
        </w:r>
        <w:r w:rsidR="00045DCF" w:rsidRPr="00583333">
          <w:rPr>
            <w:rFonts w:ascii="Times New Roman" w:hAnsi="Times New Roman" w:cs="Times New Roman"/>
            <w:sz w:val="24"/>
            <w:szCs w:val="24"/>
          </w:rPr>
          <w:t xml:space="preserve"> </w:t>
        </w:r>
      </w:ins>
      <w:r w:rsidRPr="00583333">
        <w:rPr>
          <w:rFonts w:ascii="Times New Roman" w:hAnsi="Times New Roman" w:cs="Times New Roman"/>
          <w:sz w:val="24"/>
          <w:szCs w:val="24"/>
        </w:rPr>
        <w:t xml:space="preserve">with cars, and more dominated by </w:t>
      </w:r>
      <w:r w:rsidRPr="00583333">
        <w:rPr>
          <w:rFonts w:ascii="Times New Roman" w:hAnsi="Times New Roman" w:cs="Times New Roman"/>
          <w:sz w:val="24"/>
          <w:szCs w:val="24"/>
        </w:rPr>
        <w:lastRenderedPageBreak/>
        <w:t>pedestrians</w:t>
      </w:r>
      <w:r w:rsidR="00377C26" w:rsidRPr="00583333">
        <w:rPr>
          <w:rFonts w:ascii="Times New Roman" w:hAnsi="Times New Roman" w:cs="Times New Roman"/>
          <w:sz w:val="24"/>
          <w:szCs w:val="24"/>
        </w:rPr>
        <w:t>, formally known as pedestrian streets</w:t>
      </w:r>
      <w:r w:rsidRPr="00583333">
        <w:rPr>
          <w:rFonts w:ascii="Times New Roman" w:hAnsi="Times New Roman" w:cs="Times New Roman"/>
          <w:sz w:val="24"/>
          <w:szCs w:val="24"/>
        </w:rPr>
        <w:t xml:space="preserve">. </w:t>
      </w:r>
      <w:r w:rsidR="007F56CE" w:rsidRPr="00583333">
        <w:rPr>
          <w:rFonts w:ascii="Times New Roman" w:hAnsi="Times New Roman" w:cs="Times New Roman"/>
          <w:sz w:val="24"/>
          <w:szCs w:val="24"/>
        </w:rPr>
        <w:t xml:space="preserve">An example hereof could be the area around Carnaby Street in Soho, London. Simulating a network of pedestrian streets is justified by the current state at which ADR’s are today, i.e. still being in an early stage </w:t>
      </w:r>
      <w:r w:rsidR="00E61702" w:rsidRPr="00583333">
        <w:rPr>
          <w:rFonts w:ascii="Times New Roman" w:hAnsi="Times New Roman" w:cs="Times New Roman"/>
          <w:sz w:val="24"/>
          <w:szCs w:val="24"/>
        </w:rPr>
        <w:t>and facing challenges in the unpredictability of the real world (Nichols, 2019).</w:t>
      </w:r>
    </w:p>
    <w:p w14:paraId="5F67DD75" w14:textId="596B540E" w:rsidR="0081765D" w:rsidRPr="00583333" w:rsidRDefault="0081765D"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1 – </w:t>
      </w:r>
      <w:r w:rsidR="00A70844" w:rsidRPr="00583333">
        <w:rPr>
          <w:rFonts w:ascii="Times New Roman" w:hAnsi="Times New Roman" w:cs="Times New Roman"/>
          <w:i/>
          <w:iCs/>
          <w:sz w:val="24"/>
          <w:szCs w:val="24"/>
        </w:rPr>
        <w:t>The environment</w:t>
      </w:r>
      <w:r w:rsidRPr="00583333">
        <w:rPr>
          <w:rFonts w:ascii="Times New Roman" w:hAnsi="Times New Roman" w:cs="Times New Roman"/>
          <w:sz w:val="24"/>
          <w:szCs w:val="24"/>
        </w:rPr>
        <w:br/>
      </w:r>
      <w:r w:rsidRPr="00583333">
        <w:rPr>
          <w:rFonts w:ascii="Times New Roman" w:hAnsi="Times New Roman" w:cs="Times New Roman"/>
          <w:noProof/>
        </w:rPr>
        <w:drawing>
          <wp:inline distT="0" distB="0" distL="0" distR="0" wp14:anchorId="0C8C1C7F" wp14:editId="762DE5E3">
            <wp:extent cx="2409825" cy="2057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9825" cy="2057400"/>
                    </a:xfrm>
                    <a:prstGeom prst="rect">
                      <a:avLst/>
                    </a:prstGeom>
                  </pic:spPr>
                </pic:pic>
              </a:graphicData>
            </a:graphic>
          </wp:inline>
        </w:drawing>
      </w:r>
      <w:r w:rsidRPr="00583333">
        <w:rPr>
          <w:rFonts w:ascii="Times New Roman" w:hAnsi="Times New Roman" w:cs="Times New Roman"/>
          <w:sz w:val="24"/>
          <w:szCs w:val="24"/>
        </w:rPr>
        <w:br/>
      </w:r>
      <w:r w:rsidRPr="00583333">
        <w:rPr>
          <w:rFonts w:ascii="Times New Roman" w:hAnsi="Times New Roman" w:cs="Times New Roman"/>
          <w:i/>
          <w:iCs/>
        </w:rPr>
        <w:t>The environment contains five moving pedestrians (light green), two high-density areas (red), the target (dark green square) and the five static obstacles.</w:t>
      </w:r>
    </w:p>
    <w:p w14:paraId="3D8EBADE" w14:textId="1D569D39" w:rsidR="006E0BC6" w:rsidRPr="00583333" w:rsidRDefault="009126A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Developing an environment, formally known as a </w:t>
      </w:r>
      <w:r w:rsidRPr="00583333">
        <w:rPr>
          <w:rFonts w:ascii="Times New Roman" w:hAnsi="Times New Roman" w:cs="Times New Roman"/>
          <w:i/>
          <w:iCs/>
          <w:sz w:val="24"/>
          <w:szCs w:val="24"/>
        </w:rPr>
        <w:t>Scene</w:t>
      </w:r>
      <w:r w:rsidRPr="00583333">
        <w:rPr>
          <w:rFonts w:ascii="Times New Roman" w:hAnsi="Times New Roman" w:cs="Times New Roman"/>
          <w:sz w:val="24"/>
          <w:szCs w:val="24"/>
        </w:rPr>
        <w:t xml:space="preserve"> in Unity, to facilitate the </w:t>
      </w:r>
      <w:r w:rsidR="002857BF" w:rsidRPr="00583333">
        <w:rPr>
          <w:rFonts w:ascii="Times New Roman" w:hAnsi="Times New Roman" w:cs="Times New Roman"/>
          <w:sz w:val="24"/>
          <w:szCs w:val="24"/>
        </w:rPr>
        <w:t xml:space="preserve">possibilities within the </w:t>
      </w:r>
      <w:r w:rsidRPr="00583333">
        <w:rPr>
          <w:rFonts w:ascii="Times New Roman" w:hAnsi="Times New Roman" w:cs="Times New Roman"/>
          <w:sz w:val="24"/>
          <w:szCs w:val="24"/>
        </w:rPr>
        <w:t>ML-agents toolkit</w:t>
      </w:r>
      <w:r w:rsidR="002857BF" w:rsidRPr="00583333">
        <w:rPr>
          <w:rFonts w:ascii="Times New Roman" w:hAnsi="Times New Roman" w:cs="Times New Roman"/>
          <w:sz w:val="24"/>
          <w:szCs w:val="24"/>
        </w:rPr>
        <w:t xml:space="preserve"> requires some basic objects; an actual </w:t>
      </w:r>
      <w:r w:rsidR="002857BF" w:rsidRPr="00583333">
        <w:rPr>
          <w:rFonts w:ascii="Times New Roman" w:hAnsi="Times New Roman" w:cs="Times New Roman"/>
          <w:i/>
          <w:iCs/>
          <w:sz w:val="24"/>
          <w:szCs w:val="24"/>
        </w:rPr>
        <w:t>environment</w:t>
      </w:r>
      <w:r w:rsidR="002857BF" w:rsidRPr="00583333">
        <w:rPr>
          <w:rFonts w:ascii="Times New Roman" w:hAnsi="Times New Roman" w:cs="Times New Roman"/>
          <w:sz w:val="24"/>
          <w:szCs w:val="24"/>
        </w:rPr>
        <w:t xml:space="preserve"> to explore, an </w:t>
      </w:r>
      <w:r w:rsidR="002857BF" w:rsidRPr="00583333">
        <w:rPr>
          <w:rFonts w:ascii="Times New Roman" w:hAnsi="Times New Roman" w:cs="Times New Roman"/>
          <w:i/>
          <w:iCs/>
          <w:sz w:val="24"/>
          <w:szCs w:val="24"/>
        </w:rPr>
        <w:t>academy</w:t>
      </w:r>
      <w:r w:rsidR="002857BF" w:rsidRPr="00583333">
        <w:rPr>
          <w:rFonts w:ascii="Times New Roman" w:hAnsi="Times New Roman" w:cs="Times New Roman"/>
          <w:sz w:val="24"/>
          <w:szCs w:val="24"/>
        </w:rPr>
        <w:t xml:space="preserve">, an </w:t>
      </w:r>
      <w:r w:rsidR="002857BF" w:rsidRPr="00583333">
        <w:rPr>
          <w:rFonts w:ascii="Times New Roman" w:hAnsi="Times New Roman" w:cs="Times New Roman"/>
          <w:i/>
          <w:iCs/>
          <w:sz w:val="24"/>
          <w:szCs w:val="24"/>
        </w:rPr>
        <w:t>agent</w:t>
      </w:r>
      <w:r w:rsidR="002857BF" w:rsidRPr="00583333">
        <w:rPr>
          <w:rFonts w:ascii="Times New Roman" w:hAnsi="Times New Roman" w:cs="Times New Roman"/>
          <w:sz w:val="24"/>
          <w:szCs w:val="24"/>
        </w:rPr>
        <w:t xml:space="preserve"> and a </w:t>
      </w:r>
      <w:r w:rsidR="002857BF" w:rsidRPr="00583333">
        <w:rPr>
          <w:rFonts w:ascii="Times New Roman" w:hAnsi="Times New Roman" w:cs="Times New Roman"/>
          <w:i/>
          <w:iCs/>
          <w:sz w:val="24"/>
          <w:szCs w:val="24"/>
        </w:rPr>
        <w:t>target</w:t>
      </w:r>
      <w:r w:rsidR="002857BF" w:rsidRPr="00583333">
        <w:rPr>
          <w:rFonts w:ascii="Times New Roman" w:hAnsi="Times New Roman" w:cs="Times New Roman"/>
          <w:sz w:val="24"/>
          <w:szCs w:val="24"/>
        </w:rPr>
        <w:t xml:space="preserve">. With the presence of these objects one gets something </w:t>
      </w:r>
      <w:r w:rsidR="00546F4D" w:rsidRPr="00583333">
        <w:rPr>
          <w:rFonts w:ascii="Times New Roman" w:hAnsi="Times New Roman" w:cs="Times New Roman"/>
          <w:sz w:val="24"/>
          <w:szCs w:val="24"/>
        </w:rPr>
        <w:t xml:space="preserve">similar to the environment seen in figure 2, which on top includes walls to prevent the agent from falling of the surface – yet these are not strictly needed, as to be elaborated on shortly when digging into the set-up of the </w:t>
      </w:r>
      <w:r w:rsidR="00546F4D" w:rsidRPr="00583333">
        <w:rPr>
          <w:rFonts w:ascii="Times New Roman" w:hAnsi="Times New Roman" w:cs="Times New Roman"/>
          <w:i/>
          <w:iCs/>
          <w:sz w:val="24"/>
          <w:szCs w:val="24"/>
        </w:rPr>
        <w:t>agent</w:t>
      </w:r>
      <w:r w:rsidR="00546F4D" w:rsidRPr="00583333">
        <w:rPr>
          <w:rFonts w:ascii="Times New Roman" w:hAnsi="Times New Roman" w:cs="Times New Roman"/>
          <w:sz w:val="24"/>
          <w:szCs w:val="24"/>
        </w:rPr>
        <w:t xml:space="preserve"> component. </w:t>
      </w:r>
      <w:r w:rsidR="00DF4815" w:rsidRPr="00583333">
        <w:rPr>
          <w:rFonts w:ascii="Times New Roman" w:hAnsi="Times New Roman" w:cs="Times New Roman"/>
          <w:sz w:val="24"/>
          <w:szCs w:val="24"/>
        </w:rPr>
        <w:t xml:space="preserve">Figure 2 is an example of how everything could be organised within a scene. </w:t>
      </w:r>
    </w:p>
    <w:p w14:paraId="1EDA5845" w14:textId="35E9E7BE" w:rsidR="00F7452D" w:rsidRPr="00583333" w:rsidRDefault="00F7452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Every </w:t>
      </w:r>
      <w:r w:rsidR="00DE7947" w:rsidRPr="00583333">
        <w:rPr>
          <w:rFonts w:ascii="Times New Roman" w:hAnsi="Times New Roman" w:cs="Times New Roman"/>
          <w:sz w:val="24"/>
          <w:szCs w:val="24"/>
        </w:rPr>
        <w:t>application</w:t>
      </w:r>
      <w:r w:rsidRPr="00583333">
        <w:rPr>
          <w:rFonts w:ascii="Times New Roman" w:hAnsi="Times New Roman" w:cs="Times New Roman"/>
          <w:sz w:val="24"/>
          <w:szCs w:val="24"/>
        </w:rPr>
        <w:t xml:space="preserve"> build with Unity is made of </w:t>
      </w:r>
      <w:r w:rsidRPr="00583333">
        <w:rPr>
          <w:rFonts w:ascii="Times New Roman" w:hAnsi="Times New Roman" w:cs="Times New Roman"/>
          <w:i/>
          <w:iCs/>
          <w:sz w:val="24"/>
          <w:szCs w:val="24"/>
        </w:rPr>
        <w:t xml:space="preserve">Scenes, GameObject’s, </w:t>
      </w:r>
      <w:r w:rsidR="00430ED9" w:rsidRPr="00583333">
        <w:rPr>
          <w:rFonts w:ascii="Times New Roman" w:hAnsi="Times New Roman" w:cs="Times New Roman"/>
          <w:i/>
          <w:iCs/>
          <w:sz w:val="24"/>
          <w:szCs w:val="24"/>
        </w:rPr>
        <w:t>c</w:t>
      </w:r>
      <w:r w:rsidRPr="00583333">
        <w:rPr>
          <w:rFonts w:ascii="Times New Roman" w:hAnsi="Times New Roman" w:cs="Times New Roman"/>
          <w:i/>
          <w:iCs/>
          <w:sz w:val="24"/>
          <w:szCs w:val="24"/>
        </w:rPr>
        <w:t>omponents</w:t>
      </w:r>
      <w:r w:rsidRPr="00583333">
        <w:rPr>
          <w:rFonts w:ascii="Times New Roman" w:hAnsi="Times New Roman" w:cs="Times New Roman"/>
          <w:sz w:val="24"/>
          <w:szCs w:val="24"/>
        </w:rPr>
        <w:t xml:space="preserve"> and, often at least, </w:t>
      </w:r>
      <w:r w:rsidRPr="00583333">
        <w:rPr>
          <w:rFonts w:ascii="Times New Roman" w:hAnsi="Times New Roman" w:cs="Times New Roman"/>
          <w:i/>
          <w:iCs/>
          <w:sz w:val="24"/>
          <w:szCs w:val="24"/>
        </w:rPr>
        <w:t>scripts</w:t>
      </w:r>
      <w:r w:rsidRPr="00583333">
        <w:rPr>
          <w:rFonts w:ascii="Times New Roman" w:hAnsi="Times New Roman" w:cs="Times New Roman"/>
          <w:sz w:val="24"/>
          <w:szCs w:val="24"/>
        </w:rPr>
        <w:t xml:space="preserve">. </w:t>
      </w:r>
      <w:r w:rsidR="00DE7947" w:rsidRPr="00583333">
        <w:rPr>
          <w:rFonts w:ascii="Times New Roman" w:hAnsi="Times New Roman" w:cs="Times New Roman"/>
          <w:sz w:val="24"/>
          <w:szCs w:val="24"/>
        </w:rPr>
        <w:t>A</w:t>
      </w:r>
      <w:r w:rsidR="00583C02" w:rsidRPr="00583333">
        <w:rPr>
          <w:rFonts w:ascii="Times New Roman" w:hAnsi="Times New Roman" w:cs="Times New Roman"/>
          <w:sz w:val="24"/>
          <w:szCs w:val="24"/>
        </w:rPr>
        <w:t>n</w:t>
      </w:r>
      <w:r w:rsidR="00DE7947" w:rsidRPr="00583333">
        <w:rPr>
          <w:rFonts w:ascii="Times New Roman" w:hAnsi="Times New Roman" w:cs="Times New Roman"/>
          <w:sz w:val="24"/>
          <w:szCs w:val="24"/>
        </w:rPr>
        <w:t xml:space="preserve"> application can contain an arbitrary number of scenes, and </w:t>
      </w:r>
      <w:r w:rsidR="00583C02" w:rsidRPr="00583333">
        <w:rPr>
          <w:rFonts w:ascii="Times New Roman" w:hAnsi="Times New Roman" w:cs="Times New Roman"/>
          <w:sz w:val="24"/>
          <w:szCs w:val="24"/>
        </w:rPr>
        <w:t xml:space="preserve">the application shown in figure 2 contains one, namely </w:t>
      </w:r>
      <w:r w:rsidR="00583C02" w:rsidRPr="00583333">
        <w:rPr>
          <w:rFonts w:ascii="Times New Roman" w:hAnsi="Times New Roman" w:cs="Times New Roman"/>
          <w:i/>
          <w:iCs/>
          <w:sz w:val="24"/>
          <w:szCs w:val="24"/>
        </w:rPr>
        <w:t>SensorEnvironment-4.2.</w:t>
      </w:r>
      <w:r w:rsidR="00430ED9" w:rsidRPr="00583333">
        <w:rPr>
          <w:rFonts w:ascii="Times New Roman" w:hAnsi="Times New Roman" w:cs="Times New Roman"/>
          <w:sz w:val="24"/>
          <w:szCs w:val="24"/>
        </w:rPr>
        <w:t xml:space="preserve"> Every scene contains GameObject’s, in which components and scripts are attached, to sustain any form of </w:t>
      </w:r>
      <w:r w:rsidR="00430ED9" w:rsidRPr="00583333">
        <w:rPr>
          <w:rFonts w:ascii="Times New Roman" w:hAnsi="Times New Roman" w:cs="Times New Roman"/>
          <w:sz w:val="24"/>
          <w:szCs w:val="24"/>
        </w:rPr>
        <w:lastRenderedPageBreak/>
        <w:t xml:space="preserve">behaviour imaginable. Components enables the use of all the built-in functionalities in the Unity Engine, and scripts provides the researcher with the </w:t>
      </w:r>
      <w:r w:rsidR="00941395" w:rsidRPr="00583333">
        <w:rPr>
          <w:rFonts w:ascii="Times New Roman" w:hAnsi="Times New Roman" w:cs="Times New Roman"/>
          <w:sz w:val="24"/>
          <w:szCs w:val="24"/>
        </w:rPr>
        <w:t xml:space="preserve">option to take </w:t>
      </w:r>
      <w:r w:rsidR="00430ED9" w:rsidRPr="00583333">
        <w:rPr>
          <w:rFonts w:ascii="Times New Roman" w:hAnsi="Times New Roman" w:cs="Times New Roman"/>
          <w:sz w:val="24"/>
          <w:szCs w:val="24"/>
        </w:rPr>
        <w:t xml:space="preserve">full control. </w:t>
      </w:r>
    </w:p>
    <w:p w14:paraId="4CA04E48" w14:textId="2427C836" w:rsidR="000707C5" w:rsidRPr="00583333" w:rsidRDefault="00DF4815"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t>Figure 2 – A scene in Unity containing the components of the ML-Agents toolkit</w:t>
      </w:r>
      <w:r w:rsidRPr="00583333">
        <w:rPr>
          <w:rFonts w:ascii="Times New Roman" w:hAnsi="Times New Roman" w:cs="Times New Roman"/>
          <w:i/>
          <w:iCs/>
          <w:sz w:val="24"/>
          <w:szCs w:val="24"/>
        </w:rPr>
        <w:br/>
      </w:r>
      <w:r w:rsidR="00437311" w:rsidRPr="00583333">
        <w:rPr>
          <w:rFonts w:ascii="Times New Roman" w:hAnsi="Times New Roman" w:cs="Times New Roman"/>
          <w:noProof/>
          <w:sz w:val="24"/>
          <w:szCs w:val="24"/>
        </w:rPr>
        <w:drawing>
          <wp:inline distT="0" distB="0" distL="0" distR="0" wp14:anchorId="2E706197" wp14:editId="55D3A323">
            <wp:extent cx="4344790" cy="2880000"/>
            <wp:effectExtent l="0" t="0" r="0"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_in_action.PNG"/>
                    <pic:cNvPicPr/>
                  </pic:nvPicPr>
                  <pic:blipFill>
                    <a:blip r:embed="rId16">
                      <a:extLst>
                        <a:ext uri="{28A0092B-C50C-407E-A947-70E740481C1C}">
                          <a14:useLocalDpi xmlns:a14="http://schemas.microsoft.com/office/drawing/2010/main" val="0"/>
                        </a:ext>
                      </a:extLst>
                    </a:blip>
                    <a:stretch>
                      <a:fillRect/>
                    </a:stretch>
                  </pic:blipFill>
                  <pic:spPr>
                    <a:xfrm>
                      <a:off x="0" y="0"/>
                      <a:ext cx="4344790" cy="2880000"/>
                    </a:xfrm>
                    <a:prstGeom prst="rect">
                      <a:avLst/>
                    </a:prstGeom>
                  </pic:spPr>
                </pic:pic>
              </a:graphicData>
            </a:graphic>
          </wp:inline>
        </w:drawing>
      </w:r>
      <w:r w:rsidRPr="00583333">
        <w:rPr>
          <w:rFonts w:ascii="Times New Roman" w:hAnsi="Times New Roman" w:cs="Times New Roman"/>
          <w:sz w:val="24"/>
          <w:szCs w:val="24"/>
        </w:rPr>
        <w:br/>
      </w:r>
      <w:r w:rsidRPr="00583333">
        <w:rPr>
          <w:rFonts w:ascii="Times New Roman" w:hAnsi="Times New Roman" w:cs="Times New Roman"/>
          <w:i/>
          <w:iCs/>
          <w:sz w:val="24"/>
          <w:szCs w:val="24"/>
        </w:rPr>
        <w:t xml:space="preserve">The scene contains </w:t>
      </w:r>
      <w:r w:rsidR="00437311" w:rsidRPr="00583333">
        <w:rPr>
          <w:rFonts w:ascii="Times New Roman" w:hAnsi="Times New Roman" w:cs="Times New Roman"/>
          <w:i/>
          <w:iCs/>
          <w:sz w:val="24"/>
          <w:szCs w:val="24"/>
        </w:rPr>
        <w:t>all available</w:t>
      </w:r>
      <w:r w:rsidRPr="00583333">
        <w:rPr>
          <w:rFonts w:ascii="Times New Roman" w:hAnsi="Times New Roman" w:cs="Times New Roman"/>
          <w:i/>
          <w:iCs/>
          <w:sz w:val="24"/>
          <w:szCs w:val="24"/>
        </w:rPr>
        <w:t xml:space="preserve"> elements </w:t>
      </w:r>
      <w:r w:rsidR="00437311" w:rsidRPr="00583333">
        <w:rPr>
          <w:rFonts w:ascii="Times New Roman" w:hAnsi="Times New Roman" w:cs="Times New Roman"/>
          <w:i/>
          <w:iCs/>
          <w:sz w:val="24"/>
          <w:szCs w:val="24"/>
        </w:rPr>
        <w:t>within</w:t>
      </w:r>
      <w:r w:rsidRPr="00583333">
        <w:rPr>
          <w:rFonts w:ascii="Times New Roman" w:hAnsi="Times New Roman" w:cs="Times New Roman"/>
          <w:i/>
          <w:iCs/>
          <w:sz w:val="24"/>
          <w:szCs w:val="24"/>
        </w:rPr>
        <w:t xml:space="preserve"> the environment.</w:t>
      </w:r>
    </w:p>
    <w:p w14:paraId="1E6D67C3" w14:textId="021B9374" w:rsidR="001F0A8A" w:rsidRPr="00583333" w:rsidRDefault="001F0A8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One thing to note from figure 2 is that all necessary elements are contained in a </w:t>
      </w:r>
      <w:r w:rsidRPr="00583333">
        <w:rPr>
          <w:rFonts w:ascii="Times New Roman" w:hAnsi="Times New Roman" w:cs="Times New Roman"/>
          <w:i/>
          <w:iCs/>
          <w:sz w:val="24"/>
          <w:szCs w:val="24"/>
        </w:rPr>
        <w:t>prefab</w:t>
      </w:r>
      <w:r w:rsidRPr="00583333">
        <w:rPr>
          <w:rFonts w:ascii="Times New Roman" w:hAnsi="Times New Roman" w:cs="Times New Roman"/>
          <w:sz w:val="24"/>
          <w:szCs w:val="24"/>
        </w:rPr>
        <w:t xml:space="preserve"> named </w:t>
      </w:r>
      <w:r w:rsidRPr="00583333">
        <w:rPr>
          <w:rFonts w:ascii="Times New Roman" w:hAnsi="Times New Roman" w:cs="Times New Roman"/>
          <w:i/>
          <w:iCs/>
          <w:sz w:val="24"/>
          <w:szCs w:val="24"/>
        </w:rPr>
        <w:t>Area_EnvX</w:t>
      </w:r>
      <w:r w:rsidRPr="00583333">
        <w:rPr>
          <w:rFonts w:ascii="Times New Roman" w:hAnsi="Times New Roman" w:cs="Times New Roman"/>
          <w:sz w:val="24"/>
          <w:szCs w:val="24"/>
        </w:rPr>
        <w:t xml:space="preserve">, where X </w:t>
      </w:r>
      <w:r w:rsidR="00F7452D" w:rsidRPr="00583333">
        <w:rPr>
          <w:rFonts w:ascii="Times New Roman" w:hAnsi="Times New Roman" w:cs="Times New Roman"/>
          <w:sz w:val="24"/>
          <w:szCs w:val="24"/>
        </w:rPr>
        <w:t>referrers to the current version of the implementation</w:t>
      </w:r>
      <w:r w:rsidR="00F7452D" w:rsidRPr="00583333">
        <w:rPr>
          <w:rStyle w:val="FootnoteReference"/>
          <w:rFonts w:ascii="Times New Roman" w:hAnsi="Times New Roman" w:cs="Times New Roman"/>
          <w:sz w:val="24"/>
          <w:szCs w:val="24"/>
        </w:rPr>
        <w:footnoteReference w:id="17"/>
      </w:r>
      <w:r w:rsidR="00F7452D" w:rsidRPr="00583333">
        <w:rPr>
          <w:rFonts w:ascii="Times New Roman" w:hAnsi="Times New Roman" w:cs="Times New Roman"/>
          <w:sz w:val="24"/>
          <w:szCs w:val="24"/>
        </w:rPr>
        <w:t>. Prefabs are user defined GameObject’s</w:t>
      </w:r>
      <w:r w:rsidR="00590678" w:rsidRPr="00583333">
        <w:rPr>
          <w:rFonts w:ascii="Times New Roman" w:hAnsi="Times New Roman" w:cs="Times New Roman"/>
          <w:sz w:val="24"/>
          <w:szCs w:val="24"/>
        </w:rPr>
        <w:t xml:space="preserve">, and the use of prefabs are a neat way of altering similar objects simultaneously. </w:t>
      </w:r>
      <w:r w:rsidR="00C55E40" w:rsidRPr="00583333">
        <w:rPr>
          <w:rFonts w:ascii="Times New Roman" w:hAnsi="Times New Roman" w:cs="Times New Roman"/>
          <w:sz w:val="24"/>
          <w:szCs w:val="24"/>
        </w:rPr>
        <w:t xml:space="preserve">In relation to figure 2, containing all necessary elements in a prefab, is a way to utilise a parallelised set-up, allowing for faster training but more on that later. </w:t>
      </w:r>
    </w:p>
    <w:p w14:paraId="586B20FB" w14:textId="2B964CA4" w:rsidR="002857BF" w:rsidRPr="00583333" w:rsidRDefault="002857BF" w:rsidP="008C67E8">
      <w:pPr>
        <w:pStyle w:val="Heading4"/>
        <w:numPr>
          <w:ilvl w:val="3"/>
          <w:numId w:val="6"/>
        </w:numPr>
        <w:spacing w:line="480" w:lineRule="auto"/>
        <w:rPr>
          <w:rFonts w:ascii="Times New Roman" w:hAnsi="Times New Roman" w:cs="Times New Roman"/>
          <w:color w:val="auto"/>
          <w:sz w:val="24"/>
          <w:szCs w:val="24"/>
        </w:rPr>
      </w:pPr>
      <w:bookmarkStart w:id="50" w:name="_Toc15890597"/>
      <w:r w:rsidRPr="00583333">
        <w:rPr>
          <w:rFonts w:ascii="Times New Roman" w:hAnsi="Times New Roman" w:cs="Times New Roman"/>
          <w:color w:val="auto"/>
          <w:sz w:val="24"/>
          <w:szCs w:val="24"/>
        </w:rPr>
        <w:t>Environment</w:t>
      </w:r>
      <w:bookmarkEnd w:id="50"/>
    </w:p>
    <w:p w14:paraId="664FBC72" w14:textId="1546DE52" w:rsidR="00546F4D" w:rsidRPr="00583333" w:rsidRDefault="00EB143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t>
      </w:r>
      <w:r w:rsidR="002A4D78" w:rsidRPr="00583333">
        <w:rPr>
          <w:rFonts w:ascii="Times New Roman" w:hAnsi="Times New Roman" w:cs="Times New Roman"/>
          <w:sz w:val="24"/>
          <w:szCs w:val="24"/>
        </w:rPr>
        <w:t>walkable</w:t>
      </w:r>
      <w:r w:rsidRPr="00583333">
        <w:rPr>
          <w:rFonts w:ascii="Times New Roman" w:hAnsi="Times New Roman" w:cs="Times New Roman"/>
          <w:sz w:val="24"/>
          <w:szCs w:val="24"/>
        </w:rPr>
        <w:t xml:space="preserve"> area is labelled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in figure 2, and it serves two important purposes. Firstly, it defines the extend of the area through its scale, seen in figure 3. </w:t>
      </w:r>
      <w:r w:rsidR="001F0A8A" w:rsidRPr="00583333">
        <w:rPr>
          <w:rFonts w:ascii="Times New Roman" w:hAnsi="Times New Roman" w:cs="Times New Roman"/>
          <w:sz w:val="24"/>
          <w:szCs w:val="24"/>
        </w:rPr>
        <w:t xml:space="preserve">The extend of the area is used to ensure that random placing, through scripting, of objects happens within the bounds of the traceable area. </w:t>
      </w:r>
      <w:r w:rsidR="002A4D78" w:rsidRPr="00583333">
        <w:rPr>
          <w:rFonts w:ascii="Times New Roman" w:hAnsi="Times New Roman" w:cs="Times New Roman"/>
          <w:sz w:val="24"/>
          <w:szCs w:val="24"/>
        </w:rPr>
        <w:br/>
      </w:r>
      <w:r w:rsidR="001F0A8A" w:rsidRPr="00583333">
        <w:rPr>
          <w:rFonts w:ascii="Times New Roman" w:hAnsi="Times New Roman" w:cs="Times New Roman"/>
          <w:sz w:val="24"/>
          <w:szCs w:val="24"/>
        </w:rPr>
        <w:lastRenderedPageBreak/>
        <w:t>Secondly, it serves as a container for the objects</w:t>
      </w:r>
      <w:r w:rsidR="00F70BD8" w:rsidRPr="00583333">
        <w:rPr>
          <w:rFonts w:ascii="Times New Roman" w:hAnsi="Times New Roman" w:cs="Times New Roman"/>
          <w:sz w:val="24"/>
          <w:szCs w:val="24"/>
        </w:rPr>
        <w:t xml:space="preserve"> belonging to this training area</w:t>
      </w:r>
      <w:r w:rsidR="00F70BD8" w:rsidRPr="00583333">
        <w:rPr>
          <w:rStyle w:val="FootnoteReference"/>
          <w:rFonts w:ascii="Times New Roman" w:hAnsi="Times New Roman" w:cs="Times New Roman"/>
          <w:sz w:val="24"/>
          <w:szCs w:val="24"/>
        </w:rPr>
        <w:footnoteReference w:id="18"/>
      </w:r>
      <w:r w:rsidR="00F70BD8" w:rsidRPr="00583333">
        <w:rPr>
          <w:rFonts w:ascii="Times New Roman" w:hAnsi="Times New Roman" w:cs="Times New Roman"/>
          <w:sz w:val="24"/>
          <w:szCs w:val="24"/>
        </w:rPr>
        <w:t xml:space="preserve">. Initialising new GameObject’s as children of another GameObject is a way to ensure intended interaction with </w:t>
      </w:r>
      <w:r w:rsidR="00DF28D8" w:rsidRPr="00583333">
        <w:rPr>
          <w:rFonts w:ascii="Times New Roman" w:hAnsi="Times New Roman" w:cs="Times New Roman"/>
          <w:sz w:val="24"/>
          <w:szCs w:val="24"/>
        </w:rPr>
        <w:t>relevant</w:t>
      </w:r>
      <w:r w:rsidR="00F70BD8" w:rsidRPr="00583333">
        <w:rPr>
          <w:rFonts w:ascii="Times New Roman" w:hAnsi="Times New Roman" w:cs="Times New Roman"/>
          <w:sz w:val="24"/>
          <w:szCs w:val="24"/>
        </w:rPr>
        <w:t xml:space="preserve"> Gam</w:t>
      </w:r>
      <w:r w:rsidR="00E15B2F" w:rsidRPr="00583333">
        <w:rPr>
          <w:rFonts w:ascii="Times New Roman" w:hAnsi="Times New Roman" w:cs="Times New Roman"/>
          <w:sz w:val="24"/>
          <w:szCs w:val="24"/>
        </w:rPr>
        <w:t>e</w:t>
      </w:r>
      <w:r w:rsidR="00F70BD8" w:rsidRPr="00583333">
        <w:rPr>
          <w:rFonts w:ascii="Times New Roman" w:hAnsi="Times New Roman" w:cs="Times New Roman"/>
          <w:sz w:val="24"/>
          <w:szCs w:val="24"/>
        </w:rPr>
        <w:t>Object’s.</w:t>
      </w:r>
      <w:r w:rsidR="00E15B2F" w:rsidRPr="00583333">
        <w:rPr>
          <w:rFonts w:ascii="Times New Roman" w:hAnsi="Times New Roman" w:cs="Times New Roman"/>
          <w:sz w:val="24"/>
          <w:szCs w:val="24"/>
        </w:rPr>
        <w:t xml:space="preserve"> It allows the researcher to write generic scripts and not instances specific scripts, which are </w:t>
      </w:r>
      <w:r w:rsidR="00B70AD6" w:rsidRPr="00583333">
        <w:rPr>
          <w:rFonts w:ascii="Times New Roman" w:hAnsi="Times New Roman" w:cs="Times New Roman"/>
          <w:sz w:val="24"/>
          <w:szCs w:val="24"/>
        </w:rPr>
        <w:t xml:space="preserve">in general good practice, </w:t>
      </w:r>
      <w:r w:rsidR="0011353C" w:rsidRPr="00583333">
        <w:rPr>
          <w:rFonts w:ascii="Times New Roman" w:hAnsi="Times New Roman" w:cs="Times New Roman"/>
          <w:sz w:val="24"/>
          <w:szCs w:val="24"/>
        </w:rPr>
        <w:t>and</w:t>
      </w:r>
      <w:r w:rsidR="00B70AD6" w:rsidRPr="00583333">
        <w:rPr>
          <w:rFonts w:ascii="Times New Roman" w:hAnsi="Times New Roman" w:cs="Times New Roman"/>
          <w:sz w:val="24"/>
          <w:szCs w:val="24"/>
        </w:rPr>
        <w:t xml:space="preserve"> </w:t>
      </w:r>
      <w:r w:rsidR="00E15B2F" w:rsidRPr="00583333">
        <w:rPr>
          <w:rFonts w:ascii="Times New Roman" w:hAnsi="Times New Roman" w:cs="Times New Roman"/>
          <w:sz w:val="24"/>
          <w:szCs w:val="24"/>
        </w:rPr>
        <w:t xml:space="preserve">especially desirable when working with parallelised set-ups. </w:t>
      </w:r>
    </w:p>
    <w:p w14:paraId="29CFABA9" w14:textId="1FF355FA" w:rsidR="00EB143B" w:rsidRPr="00583333" w:rsidRDefault="00EB143B"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t>Figure 3 – The ground object</w:t>
      </w:r>
      <w:r w:rsidRPr="00583333">
        <w:rPr>
          <w:rFonts w:ascii="Times New Roman" w:hAnsi="Times New Roman" w:cs="Times New Roman"/>
          <w:i/>
          <w:iCs/>
          <w:sz w:val="24"/>
          <w:szCs w:val="24"/>
        </w:rPr>
        <w:br/>
      </w:r>
      <w:r w:rsidR="00D84E5C" w:rsidRPr="00583333">
        <w:rPr>
          <w:rFonts w:ascii="Times New Roman" w:hAnsi="Times New Roman" w:cs="Times New Roman"/>
          <w:i/>
          <w:iCs/>
          <w:noProof/>
          <w:sz w:val="24"/>
          <w:szCs w:val="24"/>
        </w:rPr>
        <w:drawing>
          <wp:inline distT="0" distB="0" distL="0" distR="0" wp14:anchorId="55362E23" wp14:editId="5D1B092C">
            <wp:extent cx="3926598" cy="21600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und_in_action.PNG"/>
                    <pic:cNvPicPr/>
                  </pic:nvPicPr>
                  <pic:blipFill>
                    <a:blip r:embed="rId17">
                      <a:extLst>
                        <a:ext uri="{28A0092B-C50C-407E-A947-70E740481C1C}">
                          <a14:useLocalDpi xmlns:a14="http://schemas.microsoft.com/office/drawing/2010/main" val="0"/>
                        </a:ext>
                      </a:extLst>
                    </a:blip>
                    <a:stretch>
                      <a:fillRect/>
                    </a:stretch>
                  </pic:blipFill>
                  <pic:spPr>
                    <a:xfrm>
                      <a:off x="0" y="0"/>
                      <a:ext cx="3926598" cy="2160000"/>
                    </a:xfrm>
                    <a:prstGeom prst="rect">
                      <a:avLst/>
                    </a:prstGeom>
                  </pic:spPr>
                </pic:pic>
              </a:graphicData>
            </a:graphic>
          </wp:inline>
        </w:drawing>
      </w:r>
    </w:p>
    <w:p w14:paraId="36FEC38A" w14:textId="46355181" w:rsidR="00D6637D" w:rsidRPr="00583333" w:rsidRDefault="00D6637D"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Tags</w:t>
      </w:r>
    </w:p>
    <w:p w14:paraId="22F1344C" w14:textId="0684A599" w:rsidR="002A4D78" w:rsidRPr="00583333" w:rsidRDefault="002A4D7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Every GameObject within </w:t>
      </w:r>
      <w:r w:rsidR="007559F4" w:rsidRPr="00583333">
        <w:rPr>
          <w:rFonts w:ascii="Times New Roman" w:hAnsi="Times New Roman" w:cs="Times New Roman"/>
          <w:sz w:val="24"/>
          <w:szCs w:val="24"/>
        </w:rPr>
        <w:t>the</w:t>
      </w:r>
      <w:r w:rsidRPr="00583333">
        <w:rPr>
          <w:rFonts w:ascii="Times New Roman" w:hAnsi="Times New Roman" w:cs="Times New Roman"/>
          <w:sz w:val="24"/>
          <w:szCs w:val="24"/>
        </w:rPr>
        <w:t xml:space="preserve"> training area is tagged, as seen in the right side of figure 3. </w:t>
      </w:r>
      <w:r w:rsidR="007559F4" w:rsidRPr="00583333">
        <w:rPr>
          <w:rFonts w:ascii="Times New Roman" w:hAnsi="Times New Roman" w:cs="Times New Roman"/>
          <w:sz w:val="24"/>
          <w:szCs w:val="24"/>
        </w:rPr>
        <w:t>T</w:t>
      </w:r>
      <w:r w:rsidR="00F922CC" w:rsidRPr="00583333">
        <w:rPr>
          <w:rFonts w:ascii="Times New Roman" w:hAnsi="Times New Roman" w:cs="Times New Roman"/>
          <w:sz w:val="24"/>
          <w:szCs w:val="24"/>
        </w:rPr>
        <w:t xml:space="preserve">ags </w:t>
      </w:r>
      <w:r w:rsidRPr="00583333">
        <w:rPr>
          <w:rFonts w:ascii="Times New Roman" w:hAnsi="Times New Roman" w:cs="Times New Roman"/>
          <w:sz w:val="24"/>
          <w:szCs w:val="24"/>
        </w:rPr>
        <w:t>is a</w:t>
      </w:r>
      <w:r w:rsidR="007559F4" w:rsidRPr="00583333">
        <w:rPr>
          <w:rFonts w:ascii="Times New Roman" w:hAnsi="Times New Roman" w:cs="Times New Roman"/>
          <w:sz w:val="24"/>
          <w:szCs w:val="24"/>
        </w:rPr>
        <w:t>n</w:t>
      </w:r>
      <w:r w:rsidRPr="00583333">
        <w:rPr>
          <w:rFonts w:ascii="Times New Roman" w:hAnsi="Times New Roman" w:cs="Times New Roman"/>
          <w:sz w:val="24"/>
          <w:szCs w:val="24"/>
        </w:rPr>
        <w:t xml:space="preserve"> </w:t>
      </w:r>
      <w:r w:rsidR="007559F4" w:rsidRPr="00583333">
        <w:rPr>
          <w:rFonts w:ascii="Times New Roman" w:hAnsi="Times New Roman" w:cs="Times New Roman"/>
          <w:sz w:val="24"/>
          <w:szCs w:val="24"/>
        </w:rPr>
        <w:t>elegant way to differentiate GameObject’s from each other, especially useful in association with collision detection, collecting observations on the state of the environment and random placing of GameObject’s.</w:t>
      </w:r>
    </w:p>
    <w:p w14:paraId="29D188FE" w14:textId="30F2A906" w:rsidR="00D6637D" w:rsidRPr="00583333" w:rsidRDefault="00D6637D"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Layers</w:t>
      </w:r>
    </w:p>
    <w:p w14:paraId="668D4CAD" w14:textId="0ED2DBE0" w:rsidR="009C4252" w:rsidRPr="00583333" w:rsidRDefault="009C4252"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Assigning different GameObject’s to different layers</w:t>
      </w:r>
      <w:r w:rsidR="007559F4" w:rsidRPr="00583333">
        <w:rPr>
          <w:rFonts w:ascii="Times New Roman" w:hAnsi="Times New Roman" w:cs="Times New Roman"/>
          <w:sz w:val="24"/>
          <w:szCs w:val="24"/>
        </w:rPr>
        <w:t xml:space="preserve"> is used to either include or exclude certain GameObject’s </w:t>
      </w:r>
      <w:r w:rsidRPr="00583333">
        <w:rPr>
          <w:rFonts w:ascii="Times New Roman" w:hAnsi="Times New Roman" w:cs="Times New Roman"/>
          <w:sz w:val="24"/>
          <w:szCs w:val="24"/>
        </w:rPr>
        <w:t>from</w:t>
      </w:r>
      <w:r w:rsidR="007559F4" w:rsidRPr="00583333">
        <w:rPr>
          <w:rFonts w:ascii="Times New Roman" w:hAnsi="Times New Roman" w:cs="Times New Roman"/>
          <w:sz w:val="24"/>
          <w:szCs w:val="24"/>
        </w:rPr>
        <w:t xml:space="preserve"> some sort of detection. </w:t>
      </w:r>
      <w:r w:rsidRPr="00583333">
        <w:rPr>
          <w:rFonts w:ascii="Times New Roman" w:hAnsi="Times New Roman" w:cs="Times New Roman"/>
          <w:sz w:val="24"/>
          <w:szCs w:val="24"/>
        </w:rPr>
        <w:t xml:space="preserve">This is useful in the two-brain set-up, </w:t>
      </w:r>
      <w:r w:rsidRPr="00583333">
        <w:rPr>
          <w:rFonts w:ascii="Times New Roman" w:hAnsi="Times New Roman" w:cs="Times New Roman"/>
          <w:sz w:val="24"/>
          <w:szCs w:val="24"/>
        </w:rPr>
        <w:lastRenderedPageBreak/>
        <w:t>ensuring that one brain handles avoidance of dynamic obstacles and one brain takes care of the general navigation towards the target.</w:t>
      </w:r>
    </w:p>
    <w:p w14:paraId="408B29D6" w14:textId="76649CFF" w:rsidR="00D6637D" w:rsidRPr="00583333" w:rsidRDefault="00D6637D"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Static Objects</w:t>
      </w:r>
    </w:p>
    <w:p w14:paraId="09FD3CCD" w14:textId="0C822D2F" w:rsidR="0054232A" w:rsidRPr="00583333" w:rsidRDefault="005423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To the right of the GameObject’s name is the ability to mark a GameObject as static, which is used in connection with NavMesh agents. Static GameObject’s are part of mesh in which a NavMesh agent can navigate, but this will be described in a bit more detail below.</w:t>
      </w:r>
    </w:p>
    <w:p w14:paraId="790C0CE8" w14:textId="13ABBF72" w:rsidR="009C4252" w:rsidRPr="00583333" w:rsidRDefault="009C4252"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Geometry of a GameObject</w:t>
      </w:r>
    </w:p>
    <w:p w14:paraId="21D5BF21" w14:textId="6CF12E8E" w:rsidR="00254161" w:rsidRPr="00583333" w:rsidRDefault="00A229F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Any object having a shape contains a Mesh filter, defining the geometry of the object, and a Mesh renderer, which ensures rendering of the object at the position specified in the transform component. Figure 3 shows that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element is a plane, having a size of 80x80x1, positioned at (0,0). The height (size in the y direction) of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element is not as such important, if it is above 0, to sustain the plane rendering.</w:t>
      </w:r>
    </w:p>
    <w:p w14:paraId="763DBEDC" w14:textId="28B2B4CB" w:rsidR="00A31038" w:rsidRPr="00583333" w:rsidRDefault="00A3103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Within the bounded </w:t>
      </w:r>
      <w:r w:rsidRPr="00583333">
        <w:rPr>
          <w:rFonts w:ascii="Times New Roman" w:hAnsi="Times New Roman" w:cs="Times New Roman"/>
          <w:i/>
          <w:iCs/>
          <w:sz w:val="24"/>
          <w:szCs w:val="24"/>
        </w:rPr>
        <w:t>ground</w:t>
      </w:r>
      <w:r w:rsidR="00EC5F56" w:rsidRPr="00583333">
        <w:rPr>
          <w:rFonts w:ascii="Times New Roman" w:hAnsi="Times New Roman" w:cs="Times New Roman"/>
          <w:i/>
          <w:iCs/>
          <w:sz w:val="24"/>
          <w:szCs w:val="24"/>
        </w:rPr>
        <w:t>,</w:t>
      </w:r>
      <w:r w:rsidR="00EC5F56" w:rsidRPr="00583333">
        <w:rPr>
          <w:rFonts w:ascii="Times New Roman" w:hAnsi="Times New Roman" w:cs="Times New Roman"/>
          <w:sz w:val="24"/>
          <w:szCs w:val="24"/>
        </w:rPr>
        <w:t xml:space="preserve"> not necessarily as child objects,</w:t>
      </w:r>
      <w:r w:rsidRPr="00583333">
        <w:rPr>
          <w:rFonts w:ascii="Times New Roman" w:hAnsi="Times New Roman" w:cs="Times New Roman"/>
          <w:sz w:val="24"/>
          <w:szCs w:val="24"/>
        </w:rPr>
        <w:t xml:space="preserve"> is six types of objects placed, two of them elaborated in individual sections below, and the other four are </w:t>
      </w:r>
      <w:r w:rsidRPr="00583333">
        <w:rPr>
          <w:rFonts w:ascii="Times New Roman" w:hAnsi="Times New Roman" w:cs="Times New Roman"/>
          <w:i/>
          <w:iCs/>
          <w:sz w:val="24"/>
          <w:szCs w:val="24"/>
        </w:rPr>
        <w:t xml:space="preserve">walls, obstacles, pedestrians </w:t>
      </w:r>
      <w:r w:rsidRPr="00583333">
        <w:rPr>
          <w:rFonts w:ascii="Times New Roman" w:hAnsi="Times New Roman" w:cs="Times New Roman"/>
          <w:sz w:val="24"/>
          <w:szCs w:val="24"/>
        </w:rPr>
        <w:t>and</w:t>
      </w:r>
      <w:r w:rsidRPr="00583333">
        <w:rPr>
          <w:rFonts w:ascii="Times New Roman" w:hAnsi="Times New Roman" w:cs="Times New Roman"/>
          <w:i/>
          <w:iCs/>
          <w:sz w:val="24"/>
          <w:szCs w:val="24"/>
        </w:rPr>
        <w:t xml:space="preserve"> crowded areas.</w:t>
      </w:r>
      <w:r w:rsidRPr="00583333">
        <w:rPr>
          <w:rFonts w:ascii="Times New Roman" w:hAnsi="Times New Roman" w:cs="Times New Roman"/>
          <w:sz w:val="24"/>
          <w:szCs w:val="24"/>
        </w:rPr>
        <w:t xml:space="preserve"> </w:t>
      </w:r>
    </w:p>
    <w:p w14:paraId="404635A2" w14:textId="403F3045" w:rsidR="00D84E5C" w:rsidRPr="00583333" w:rsidRDefault="00D84E5C" w:rsidP="008C67E8">
      <w:pPr>
        <w:pStyle w:val="Heading5"/>
        <w:numPr>
          <w:ilvl w:val="4"/>
          <w:numId w:val="6"/>
        </w:numPr>
        <w:spacing w:line="480" w:lineRule="auto"/>
        <w:rPr>
          <w:rFonts w:ascii="Times New Roman" w:hAnsi="Times New Roman" w:cs="Times New Roman"/>
          <w:color w:val="auto"/>
          <w:sz w:val="26"/>
          <w:szCs w:val="26"/>
        </w:rPr>
      </w:pPr>
      <w:bookmarkStart w:id="51" w:name="_Toc15890598"/>
      <w:r w:rsidRPr="00583333">
        <w:rPr>
          <w:rFonts w:ascii="Times New Roman" w:hAnsi="Times New Roman" w:cs="Times New Roman"/>
          <w:color w:val="auto"/>
          <w:sz w:val="26"/>
          <w:szCs w:val="26"/>
        </w:rPr>
        <w:t>Walls</w:t>
      </w:r>
      <w:r w:rsidR="003C7C89" w:rsidRPr="00583333">
        <w:rPr>
          <w:rFonts w:ascii="Times New Roman" w:hAnsi="Times New Roman" w:cs="Times New Roman"/>
          <w:color w:val="auto"/>
          <w:sz w:val="26"/>
          <w:szCs w:val="26"/>
        </w:rPr>
        <w:t xml:space="preserve"> &amp; Obstacles</w:t>
      </w:r>
      <w:bookmarkEnd w:id="51"/>
    </w:p>
    <w:p w14:paraId="16F2F5A7" w14:textId="71323AE4" w:rsidR="003C7C89" w:rsidRPr="00583333" w:rsidRDefault="00D84E5C"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walls </w:t>
      </w:r>
      <w:r w:rsidR="003C7C89" w:rsidRPr="00583333">
        <w:rPr>
          <w:rFonts w:ascii="Times New Roman" w:hAnsi="Times New Roman" w:cs="Times New Roman"/>
          <w:sz w:val="24"/>
          <w:szCs w:val="24"/>
        </w:rPr>
        <w:t xml:space="preserve">as well </w:t>
      </w:r>
      <w:r w:rsidR="00866772" w:rsidRPr="00583333">
        <w:rPr>
          <w:rFonts w:ascii="Times New Roman" w:hAnsi="Times New Roman" w:cs="Times New Roman"/>
          <w:sz w:val="24"/>
          <w:szCs w:val="24"/>
        </w:rPr>
        <w:t xml:space="preserve">as </w:t>
      </w:r>
      <w:r w:rsidR="003C7C89" w:rsidRPr="00583333">
        <w:rPr>
          <w:rFonts w:ascii="Times New Roman" w:hAnsi="Times New Roman" w:cs="Times New Roman"/>
          <w:sz w:val="24"/>
          <w:szCs w:val="24"/>
        </w:rPr>
        <w:t xml:space="preserve">obstacles </w:t>
      </w:r>
      <w:r w:rsidRPr="00583333">
        <w:rPr>
          <w:rFonts w:ascii="Times New Roman" w:hAnsi="Times New Roman" w:cs="Times New Roman"/>
          <w:sz w:val="24"/>
          <w:szCs w:val="24"/>
        </w:rPr>
        <w:t xml:space="preserve">are, as GameObject’s, identical to the </w:t>
      </w:r>
      <w:r w:rsidRPr="00583333">
        <w:rPr>
          <w:rFonts w:ascii="Times New Roman" w:hAnsi="Times New Roman" w:cs="Times New Roman"/>
          <w:i/>
          <w:iCs/>
          <w:sz w:val="24"/>
          <w:szCs w:val="24"/>
        </w:rPr>
        <w:t>ground</w:t>
      </w:r>
      <w:r w:rsidRPr="00583333">
        <w:rPr>
          <w:rFonts w:ascii="Times New Roman" w:hAnsi="Times New Roman" w:cs="Times New Roman"/>
          <w:sz w:val="24"/>
          <w:szCs w:val="24"/>
        </w:rPr>
        <w:t xml:space="preserve"> GameObject, with a different tag along with the obviously different size and position.</w:t>
      </w:r>
      <w:r w:rsidR="003C7C89" w:rsidRPr="00583333">
        <w:rPr>
          <w:rFonts w:ascii="Times New Roman" w:hAnsi="Times New Roman" w:cs="Times New Roman"/>
          <w:sz w:val="24"/>
          <w:szCs w:val="24"/>
        </w:rPr>
        <w:t xml:space="preserve"> The walls and obstacles have different materials, to indicate that they represent some</w:t>
      </w:r>
      <w:r w:rsidR="00866772" w:rsidRPr="00583333">
        <w:rPr>
          <w:rFonts w:ascii="Times New Roman" w:hAnsi="Times New Roman" w:cs="Times New Roman"/>
          <w:sz w:val="24"/>
          <w:szCs w:val="24"/>
        </w:rPr>
        <w:t>thing</w:t>
      </w:r>
      <w:r w:rsidR="003C7C89" w:rsidRPr="00583333">
        <w:rPr>
          <w:rFonts w:ascii="Times New Roman" w:hAnsi="Times New Roman" w:cs="Times New Roman"/>
          <w:sz w:val="24"/>
          <w:szCs w:val="24"/>
        </w:rPr>
        <w:t xml:space="preserve"> different.</w:t>
      </w:r>
      <w:r w:rsidRPr="00583333">
        <w:rPr>
          <w:rFonts w:ascii="Times New Roman" w:hAnsi="Times New Roman" w:cs="Times New Roman"/>
          <w:sz w:val="24"/>
          <w:szCs w:val="24"/>
        </w:rPr>
        <w:t xml:space="preserve"> </w:t>
      </w:r>
      <w:r w:rsidR="003C7C89" w:rsidRPr="00583333">
        <w:rPr>
          <w:rFonts w:ascii="Times New Roman" w:hAnsi="Times New Roman" w:cs="Times New Roman"/>
          <w:sz w:val="24"/>
          <w:szCs w:val="24"/>
        </w:rPr>
        <w:t xml:space="preserve">The walls can be thought of as boundaries for a certain pilot area </w:t>
      </w:r>
      <w:proofErr w:type="gramStart"/>
      <w:r w:rsidR="003C7C89" w:rsidRPr="00583333">
        <w:rPr>
          <w:rFonts w:ascii="Times New Roman" w:hAnsi="Times New Roman" w:cs="Times New Roman"/>
          <w:sz w:val="24"/>
          <w:szCs w:val="24"/>
        </w:rPr>
        <w:t>in a given</w:t>
      </w:r>
      <w:proofErr w:type="gramEnd"/>
      <w:r w:rsidR="003C7C89" w:rsidRPr="00583333">
        <w:rPr>
          <w:rFonts w:ascii="Times New Roman" w:hAnsi="Times New Roman" w:cs="Times New Roman"/>
          <w:sz w:val="24"/>
          <w:szCs w:val="24"/>
        </w:rPr>
        <w:t xml:space="preserve"> city, and the obstacles represents buildings. Both </w:t>
      </w:r>
      <w:r w:rsidRPr="00583333">
        <w:rPr>
          <w:rFonts w:ascii="Times New Roman" w:hAnsi="Times New Roman" w:cs="Times New Roman"/>
          <w:sz w:val="24"/>
          <w:szCs w:val="24"/>
        </w:rPr>
        <w:t xml:space="preserve">walls </w:t>
      </w:r>
      <w:r w:rsidR="003C7C89" w:rsidRPr="00583333">
        <w:rPr>
          <w:rFonts w:ascii="Times New Roman" w:hAnsi="Times New Roman" w:cs="Times New Roman"/>
          <w:sz w:val="24"/>
          <w:szCs w:val="24"/>
        </w:rPr>
        <w:t>and obstacles serve</w:t>
      </w:r>
      <w:r w:rsidRPr="00583333">
        <w:rPr>
          <w:rFonts w:ascii="Times New Roman" w:hAnsi="Times New Roman" w:cs="Times New Roman"/>
          <w:sz w:val="24"/>
          <w:szCs w:val="24"/>
        </w:rPr>
        <w:t xml:space="preserve"> as a </w:t>
      </w:r>
      <w:r w:rsidR="003C7C89" w:rsidRPr="00583333">
        <w:rPr>
          <w:rFonts w:ascii="Times New Roman" w:hAnsi="Times New Roman" w:cs="Times New Roman"/>
          <w:sz w:val="24"/>
          <w:szCs w:val="24"/>
        </w:rPr>
        <w:t>resetting mechanism upon collision with the agent.</w:t>
      </w:r>
    </w:p>
    <w:p w14:paraId="0AE7E6EA" w14:textId="2B188CB4" w:rsidR="003C7C89" w:rsidRPr="00583333" w:rsidRDefault="003C7C89" w:rsidP="008C67E8">
      <w:pPr>
        <w:pStyle w:val="Heading5"/>
        <w:numPr>
          <w:ilvl w:val="4"/>
          <w:numId w:val="6"/>
        </w:numPr>
        <w:spacing w:line="480" w:lineRule="auto"/>
        <w:rPr>
          <w:rFonts w:ascii="Times New Roman" w:hAnsi="Times New Roman" w:cs="Times New Roman"/>
          <w:color w:val="auto"/>
          <w:sz w:val="26"/>
          <w:szCs w:val="26"/>
        </w:rPr>
      </w:pPr>
      <w:bookmarkStart w:id="52" w:name="_Toc15890599"/>
      <w:r w:rsidRPr="00583333">
        <w:rPr>
          <w:rFonts w:ascii="Times New Roman" w:hAnsi="Times New Roman" w:cs="Times New Roman"/>
          <w:color w:val="auto"/>
          <w:sz w:val="26"/>
          <w:szCs w:val="26"/>
        </w:rPr>
        <w:lastRenderedPageBreak/>
        <w:t>Pedestrians</w:t>
      </w:r>
      <w:bookmarkEnd w:id="52"/>
    </w:p>
    <w:p w14:paraId="47439F5B" w14:textId="77777777" w:rsidR="004241DB" w:rsidRPr="00583333" w:rsidRDefault="001237B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pedestrian GameObject is a prefab, which is attached to the academy from where it is initialised. </w:t>
      </w:r>
      <w:r w:rsidR="0079191F" w:rsidRPr="00583333">
        <w:rPr>
          <w:rFonts w:ascii="Times New Roman" w:hAnsi="Times New Roman" w:cs="Times New Roman"/>
          <w:sz w:val="24"/>
          <w:szCs w:val="24"/>
        </w:rPr>
        <w:t xml:space="preserve">The initialisation will be described in more detail in the academy section.  Figure 4 shows the components attached to the pedestrian prefab, of which four are interesting to </w:t>
      </w:r>
      <w:commentRangeStart w:id="53"/>
      <w:r w:rsidR="0079191F" w:rsidRPr="00583333">
        <w:rPr>
          <w:rFonts w:ascii="Times New Roman" w:hAnsi="Times New Roman" w:cs="Times New Roman"/>
          <w:sz w:val="24"/>
          <w:szCs w:val="24"/>
        </w:rPr>
        <w:t>elaborate on.</w:t>
      </w:r>
    </w:p>
    <w:p w14:paraId="2F2ADFF8" w14:textId="77777777" w:rsidR="007F1670" w:rsidRPr="00583333" w:rsidRDefault="004241DB" w:rsidP="008C67E8">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Collider</w:t>
      </w:r>
      <w:r w:rsidR="002604AE" w:rsidRPr="00583333">
        <w:rPr>
          <w:rFonts w:ascii="Times New Roman" w:hAnsi="Times New Roman" w:cs="Times New Roman"/>
          <w:sz w:val="24"/>
          <w:szCs w:val="24"/>
        </w:rPr>
        <w:br/>
      </w:r>
      <w:r w:rsidRPr="00583333">
        <w:rPr>
          <w:rFonts w:ascii="Times New Roman" w:hAnsi="Times New Roman" w:cs="Times New Roman"/>
          <w:sz w:val="24"/>
          <w:szCs w:val="24"/>
        </w:rPr>
        <w:t xml:space="preserve">The collider </w:t>
      </w:r>
      <w:r w:rsidR="0079191F" w:rsidRPr="00583333">
        <w:rPr>
          <w:rFonts w:ascii="Times New Roman" w:hAnsi="Times New Roman" w:cs="Times New Roman"/>
          <w:sz w:val="24"/>
          <w:szCs w:val="24"/>
        </w:rPr>
        <w:t xml:space="preserve">together with the </w:t>
      </w:r>
      <w:r w:rsidR="0079191F" w:rsidRPr="00583333">
        <w:rPr>
          <w:rFonts w:ascii="Times New Roman" w:hAnsi="Times New Roman" w:cs="Times New Roman"/>
          <w:i/>
          <w:iCs/>
          <w:sz w:val="24"/>
          <w:szCs w:val="24"/>
        </w:rPr>
        <w:t>rigidbody</w:t>
      </w:r>
      <w:r w:rsidR="0079191F" w:rsidRPr="00583333">
        <w:rPr>
          <w:rFonts w:ascii="Times New Roman" w:hAnsi="Times New Roman" w:cs="Times New Roman"/>
          <w:sz w:val="24"/>
          <w:szCs w:val="24"/>
        </w:rPr>
        <w:t xml:space="preserve"> component, </w:t>
      </w:r>
      <w:r w:rsidRPr="00583333">
        <w:rPr>
          <w:rFonts w:ascii="Times New Roman" w:hAnsi="Times New Roman" w:cs="Times New Roman"/>
          <w:sz w:val="24"/>
          <w:szCs w:val="24"/>
        </w:rPr>
        <w:t xml:space="preserve">is what </w:t>
      </w:r>
      <w:r w:rsidR="0079191F" w:rsidRPr="00583333">
        <w:rPr>
          <w:rFonts w:ascii="Times New Roman" w:hAnsi="Times New Roman" w:cs="Times New Roman"/>
          <w:sz w:val="24"/>
          <w:szCs w:val="24"/>
        </w:rPr>
        <w:t xml:space="preserve">that </w:t>
      </w:r>
      <w:r w:rsidRPr="00583333">
        <w:rPr>
          <w:rFonts w:ascii="Times New Roman" w:hAnsi="Times New Roman" w:cs="Times New Roman"/>
          <w:sz w:val="24"/>
          <w:szCs w:val="24"/>
        </w:rPr>
        <w:t>enables</w:t>
      </w:r>
      <w:r w:rsidR="0079191F" w:rsidRPr="00583333">
        <w:rPr>
          <w:rFonts w:ascii="Times New Roman" w:hAnsi="Times New Roman" w:cs="Times New Roman"/>
          <w:sz w:val="24"/>
          <w:szCs w:val="24"/>
        </w:rPr>
        <w:t xml:space="preserve"> collision detection between the object and another object, with a collider and rigidbody component attached as well. The settings in the collider is </w:t>
      </w:r>
      <w:r w:rsidR="007F1670" w:rsidRPr="00583333">
        <w:rPr>
          <w:rFonts w:ascii="Times New Roman" w:hAnsi="Times New Roman" w:cs="Times New Roman"/>
          <w:sz w:val="24"/>
          <w:szCs w:val="24"/>
        </w:rPr>
        <w:t>irrelevant</w:t>
      </w:r>
      <w:r w:rsidR="0079191F" w:rsidRPr="00583333">
        <w:rPr>
          <w:rFonts w:ascii="Times New Roman" w:hAnsi="Times New Roman" w:cs="Times New Roman"/>
          <w:sz w:val="24"/>
          <w:szCs w:val="24"/>
        </w:rPr>
        <w:t>, as they are standard settings matching the scale</w:t>
      </w:r>
      <w:r w:rsidR="002604AE" w:rsidRPr="00583333">
        <w:rPr>
          <w:rFonts w:ascii="Times New Roman" w:hAnsi="Times New Roman" w:cs="Times New Roman"/>
          <w:sz w:val="24"/>
          <w:szCs w:val="24"/>
        </w:rPr>
        <w:t xml:space="preserve"> </w:t>
      </w:r>
      <w:r w:rsidR="00F04767" w:rsidRPr="00583333">
        <w:rPr>
          <w:rFonts w:ascii="Times New Roman" w:hAnsi="Times New Roman" w:cs="Times New Roman"/>
          <w:sz w:val="24"/>
          <w:szCs w:val="24"/>
        </w:rPr>
        <w:t>of the GameObject.</w:t>
      </w:r>
    </w:p>
    <w:p w14:paraId="77E941F6" w14:textId="22F81630" w:rsidR="0079191F" w:rsidRPr="00583333" w:rsidRDefault="007F1670" w:rsidP="008C67E8">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Rigidbody</w:t>
      </w:r>
      <w:r w:rsidR="002604AE" w:rsidRPr="00583333">
        <w:rPr>
          <w:rFonts w:ascii="Times New Roman" w:hAnsi="Times New Roman" w:cs="Times New Roman"/>
          <w:sz w:val="24"/>
          <w:szCs w:val="24"/>
        </w:rPr>
        <w:br/>
      </w:r>
      <w:r w:rsidR="00F12738" w:rsidRPr="00583333">
        <w:rPr>
          <w:rFonts w:ascii="Times New Roman" w:hAnsi="Times New Roman" w:cs="Times New Roman"/>
          <w:sz w:val="24"/>
          <w:szCs w:val="24"/>
        </w:rPr>
        <w:t>T</w:t>
      </w:r>
      <w:r w:rsidR="002604AE" w:rsidRPr="00583333">
        <w:rPr>
          <w:rFonts w:ascii="Times New Roman" w:hAnsi="Times New Roman" w:cs="Times New Roman"/>
          <w:sz w:val="24"/>
          <w:szCs w:val="24"/>
        </w:rPr>
        <w:t>he rigidbody</w:t>
      </w:r>
      <w:r w:rsidR="00F81834" w:rsidRPr="00583333">
        <w:rPr>
          <w:rFonts w:ascii="Times New Roman" w:hAnsi="Times New Roman" w:cs="Times New Roman"/>
          <w:sz w:val="24"/>
          <w:szCs w:val="24"/>
        </w:rPr>
        <w:t xml:space="preserve"> is the component that enables the physics engine to tak</w:t>
      </w:r>
      <w:r w:rsidR="00F12738" w:rsidRPr="00583333">
        <w:rPr>
          <w:rFonts w:ascii="Times New Roman" w:hAnsi="Times New Roman" w:cs="Times New Roman"/>
          <w:sz w:val="24"/>
          <w:szCs w:val="24"/>
        </w:rPr>
        <w:t>e</w:t>
      </w:r>
      <w:r w:rsidR="00F81834" w:rsidRPr="00583333">
        <w:rPr>
          <w:rFonts w:ascii="Times New Roman" w:hAnsi="Times New Roman" w:cs="Times New Roman"/>
          <w:sz w:val="24"/>
          <w:szCs w:val="24"/>
        </w:rPr>
        <w:t xml:space="preserve"> control of the movement of the GameObject. The </w:t>
      </w:r>
      <w:r w:rsidR="00F81834" w:rsidRPr="00583333">
        <w:rPr>
          <w:rFonts w:ascii="Times New Roman" w:hAnsi="Times New Roman" w:cs="Times New Roman"/>
          <w:i/>
          <w:iCs/>
          <w:sz w:val="24"/>
          <w:szCs w:val="24"/>
        </w:rPr>
        <w:t>mass</w:t>
      </w:r>
      <w:r w:rsidR="00F81834" w:rsidRPr="00583333">
        <w:rPr>
          <w:rFonts w:ascii="Times New Roman" w:hAnsi="Times New Roman" w:cs="Times New Roman"/>
          <w:sz w:val="24"/>
          <w:szCs w:val="24"/>
        </w:rPr>
        <w:t xml:space="preserve"> of the GameObject is specified in kilograms and is set equal to a reasonable average value for a male.</w:t>
      </w:r>
      <w:commentRangeEnd w:id="53"/>
      <w:r w:rsidR="003F6057">
        <w:rPr>
          <w:rStyle w:val="CommentReference"/>
        </w:rPr>
        <w:commentReference w:id="53"/>
      </w:r>
    </w:p>
    <w:p w14:paraId="71C96CD6" w14:textId="3A0A2C42" w:rsidR="003C7C89" w:rsidRPr="00583333" w:rsidRDefault="0079191F"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lastRenderedPageBreak/>
        <w:t>Figure 4 – The pedestrian prefab</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101655DB" wp14:editId="3A1F1EDC">
            <wp:extent cx="3498496" cy="5400000"/>
            <wp:effectExtent l="0" t="0" r="698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destrain.PNG"/>
                    <pic:cNvPicPr/>
                  </pic:nvPicPr>
                  <pic:blipFill>
                    <a:blip r:embed="rId18">
                      <a:extLst>
                        <a:ext uri="{28A0092B-C50C-407E-A947-70E740481C1C}">
                          <a14:useLocalDpi xmlns:a14="http://schemas.microsoft.com/office/drawing/2010/main" val="0"/>
                        </a:ext>
                      </a:extLst>
                    </a:blip>
                    <a:stretch>
                      <a:fillRect/>
                    </a:stretch>
                  </pic:blipFill>
                  <pic:spPr>
                    <a:xfrm>
                      <a:off x="0" y="0"/>
                      <a:ext cx="3498496" cy="5400000"/>
                    </a:xfrm>
                    <a:prstGeom prst="rect">
                      <a:avLst/>
                    </a:prstGeom>
                  </pic:spPr>
                </pic:pic>
              </a:graphicData>
            </a:graphic>
          </wp:inline>
        </w:drawing>
      </w:r>
    </w:p>
    <w:p w14:paraId="6D2372D9" w14:textId="5B468538" w:rsidR="00F12738" w:rsidRPr="00583333" w:rsidRDefault="00F12738"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RB: Drag</w:t>
      </w:r>
    </w:p>
    <w:p w14:paraId="3350B971" w14:textId="2277E89C" w:rsidR="00F81834" w:rsidRPr="00583333" w:rsidRDefault="00F81834"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t>
      </w:r>
      <w:r w:rsidRPr="00583333">
        <w:rPr>
          <w:rFonts w:ascii="Times New Roman" w:hAnsi="Times New Roman" w:cs="Times New Roman"/>
          <w:i/>
          <w:iCs/>
          <w:sz w:val="24"/>
          <w:szCs w:val="24"/>
        </w:rPr>
        <w:t>drag</w:t>
      </w:r>
      <w:r w:rsidRPr="00583333">
        <w:rPr>
          <w:rFonts w:ascii="Times New Roman" w:hAnsi="Times New Roman" w:cs="Times New Roman"/>
          <w:sz w:val="24"/>
          <w:szCs w:val="24"/>
        </w:rPr>
        <w:t xml:space="preserve"> is a force working in the opposite direction to the movement of the object, specifying at what pace the movement of the object is decreased. The value for the drag of the pedestrian prefab is calculated using (1), to ensure realistic behaviour in the simulation</w:t>
      </w:r>
      <w:r w:rsidR="000B38F5" w:rsidRPr="00583333">
        <w:rPr>
          <w:rFonts w:ascii="Times New Roman" w:hAnsi="Times New Roman" w:cs="Times New Roman"/>
          <w:sz w:val="24"/>
          <w:szCs w:val="24"/>
        </w:rPr>
        <w:t>, because the default value is zero which is not in accordance with realistic behaviour</w:t>
      </w:r>
      <w:r w:rsidRPr="00583333">
        <w:rPr>
          <w:rFonts w:ascii="Times New Roman" w:hAnsi="Times New Roman" w:cs="Times New Roman"/>
          <w:sz w:val="24"/>
          <w:szCs w:val="24"/>
        </w:rPr>
        <w:t>.</w:t>
      </w:r>
    </w:p>
    <w:p w14:paraId="77E6840E" w14:textId="5F4D9A9A" w:rsidR="00F81834" w:rsidRPr="00583333" w:rsidRDefault="00F81834" w:rsidP="008C67E8">
      <w:pPr>
        <w:spacing w:line="48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drag=</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eastAsiaTheme="minorEastAsia" w:hAnsi="Cambria Math" w:cs="Times New Roman"/>
              <w:sz w:val="24"/>
              <w:szCs w:val="24"/>
            </w:rPr>
            <m:t> ⋅ρ⋅</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⋅A (1)</m:t>
          </m:r>
        </m:oMath>
      </m:oMathPara>
    </w:p>
    <w:p w14:paraId="3F30F6A3" w14:textId="181B8BA1" w:rsidR="001876D6" w:rsidRPr="00583333" w:rsidRDefault="001876D6" w:rsidP="008C67E8">
      <w:pPr>
        <w:spacing w:line="480" w:lineRule="auto"/>
        <w:rPr>
          <w:rFonts w:ascii="Times New Roman" w:eastAsiaTheme="minorEastAsia" w:hAnsi="Times New Roman" w:cs="Times New Roman"/>
          <w:sz w:val="24"/>
          <w:szCs w:val="24"/>
        </w:rPr>
      </w:pPr>
      <w:r w:rsidRPr="00583333">
        <w:rPr>
          <w:rFonts w:ascii="Times New Roman" w:eastAsiaTheme="minorEastAsia" w:hAnsi="Times New Roman" w:cs="Times New Roman"/>
          <w:sz w:val="24"/>
          <w:szCs w:val="24"/>
        </w:rPr>
        <w:lastRenderedPageBreak/>
        <w:t xml:space="preserve">Where </w:t>
      </w:r>
      <m:oMath>
        <m:r>
          <w:rPr>
            <w:rFonts w:ascii="Cambria Math" w:eastAsiaTheme="minorEastAsia" w:hAnsi="Cambria Math" w:cs="Times New Roman"/>
            <w:sz w:val="24"/>
            <w:szCs w:val="24"/>
          </w:rPr>
          <m:t>ρ</m:t>
        </m:r>
      </m:oMath>
      <w:r w:rsidRPr="00583333">
        <w:rPr>
          <w:rFonts w:ascii="Times New Roman" w:eastAsiaTheme="minorEastAsia" w:hAnsi="Times New Roman" w:cs="Times New Roman"/>
          <w:sz w:val="24"/>
          <w:szCs w:val="24"/>
        </w:rPr>
        <w:t xml:space="preserve"> is density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oMath>
      <w:r w:rsidRPr="00583333">
        <w:rPr>
          <w:rFonts w:ascii="Times New Roman" w:eastAsiaTheme="minorEastAsia" w:hAnsi="Times New Roman" w:cs="Times New Roman"/>
          <w:sz w:val="24"/>
          <w:szCs w:val="24"/>
        </w:rPr>
        <w:t xml:space="preserve"> of the fluid that the object passes through, air in this case here, </w:t>
      </w:r>
      <m:oMath>
        <m:r>
          <w:rPr>
            <w:rFonts w:ascii="Cambria Math" w:eastAsiaTheme="minorEastAsia" w:hAnsi="Cambria Math" w:cs="Times New Roman"/>
            <w:sz w:val="24"/>
            <w:szCs w:val="24"/>
          </w:rPr>
          <m:t>v</m:t>
        </m:r>
      </m:oMath>
      <w:r w:rsidRPr="00583333">
        <w:rPr>
          <w:rFonts w:ascii="Times New Roman" w:eastAsiaTheme="minorEastAsia" w:hAnsi="Times New Roman" w:cs="Times New Roman"/>
          <w:sz w:val="24"/>
          <w:szCs w:val="24"/>
        </w:rPr>
        <w:t xml:space="preserve"> is the speed (m/s) at which the object moves,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m:t>
            </m:r>
          </m:sub>
        </m:sSub>
      </m:oMath>
      <w:r w:rsidRPr="00583333">
        <w:rPr>
          <w:rFonts w:ascii="Times New Roman" w:eastAsiaTheme="minorEastAsia" w:hAnsi="Times New Roman" w:cs="Times New Roman"/>
          <w:sz w:val="24"/>
          <w:szCs w:val="24"/>
        </w:rPr>
        <w:t xml:space="preserve"> is the drag coefficient (unit less) and A is the cross sectional area related to the movement, which is the area of the object normal to the direction of the movement. Table 1 shows the values used, and the calculated drag.</w:t>
      </w:r>
    </w:p>
    <w:tbl>
      <w:tblPr>
        <w:tblW w:w="5260" w:type="dxa"/>
        <w:jc w:val="center"/>
        <w:tblLook w:val="04A0" w:firstRow="1" w:lastRow="0" w:firstColumn="1" w:lastColumn="0" w:noHBand="0" w:noVBand="1"/>
      </w:tblPr>
      <w:tblGrid>
        <w:gridCol w:w="2380"/>
        <w:gridCol w:w="960"/>
        <w:gridCol w:w="1041"/>
        <w:gridCol w:w="960"/>
      </w:tblGrid>
      <w:tr w:rsidR="001876D6" w:rsidRPr="00583333" w14:paraId="6D39363D" w14:textId="77777777" w:rsidTr="001876D6">
        <w:trPr>
          <w:trHeight w:val="300"/>
          <w:jc w:val="center"/>
        </w:trPr>
        <w:tc>
          <w:tcPr>
            <w:tcW w:w="2380" w:type="dxa"/>
            <w:tcBorders>
              <w:top w:val="single" w:sz="4" w:space="0" w:color="auto"/>
              <w:left w:val="single" w:sz="4" w:space="0" w:color="auto"/>
              <w:bottom w:val="nil"/>
              <w:right w:val="nil"/>
            </w:tcBorders>
            <w:shd w:val="clear" w:color="000000" w:fill="FFFFFF"/>
            <w:noWrap/>
            <w:vAlign w:val="bottom"/>
            <w:hideMark/>
          </w:tcPr>
          <w:p w14:paraId="308DCE8E" w14:textId="77777777" w:rsidR="001876D6" w:rsidRPr="00583333" w:rsidRDefault="001876D6" w:rsidP="008C67E8">
            <w:pPr>
              <w:spacing w:after="0" w:line="48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Table 1. Drag</w:t>
            </w:r>
          </w:p>
        </w:tc>
        <w:tc>
          <w:tcPr>
            <w:tcW w:w="960" w:type="dxa"/>
            <w:tcBorders>
              <w:top w:val="single" w:sz="4" w:space="0" w:color="auto"/>
              <w:left w:val="nil"/>
              <w:bottom w:val="nil"/>
              <w:right w:val="nil"/>
            </w:tcBorders>
            <w:shd w:val="clear" w:color="000000" w:fill="FFFFFF"/>
            <w:noWrap/>
            <w:vAlign w:val="bottom"/>
            <w:hideMark/>
          </w:tcPr>
          <w:p w14:paraId="4B39E4C4"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single" w:sz="4" w:space="0" w:color="auto"/>
              <w:left w:val="nil"/>
              <w:bottom w:val="nil"/>
              <w:right w:val="nil"/>
            </w:tcBorders>
            <w:shd w:val="clear" w:color="000000" w:fill="FFFFFF"/>
            <w:noWrap/>
            <w:vAlign w:val="bottom"/>
            <w:hideMark/>
          </w:tcPr>
          <w:p w14:paraId="070A227A"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Value</w:t>
            </w:r>
          </w:p>
        </w:tc>
        <w:tc>
          <w:tcPr>
            <w:tcW w:w="960" w:type="dxa"/>
            <w:tcBorders>
              <w:top w:val="single" w:sz="4" w:space="0" w:color="auto"/>
              <w:left w:val="nil"/>
              <w:bottom w:val="nil"/>
              <w:right w:val="single" w:sz="4" w:space="0" w:color="auto"/>
            </w:tcBorders>
            <w:shd w:val="clear" w:color="000000" w:fill="FFFFFF"/>
            <w:noWrap/>
            <w:vAlign w:val="bottom"/>
            <w:hideMark/>
          </w:tcPr>
          <w:p w14:paraId="2AD94BAF"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Unit</w:t>
            </w:r>
          </w:p>
        </w:tc>
      </w:tr>
      <w:tr w:rsidR="001876D6" w:rsidRPr="00583333" w14:paraId="32658030" w14:textId="77777777" w:rsidTr="001876D6">
        <w:trPr>
          <w:trHeight w:val="300"/>
          <w:jc w:val="center"/>
        </w:trPr>
        <w:tc>
          <w:tcPr>
            <w:tcW w:w="2380" w:type="dxa"/>
            <w:tcBorders>
              <w:top w:val="single" w:sz="4" w:space="0" w:color="auto"/>
              <w:left w:val="single" w:sz="4" w:space="0" w:color="auto"/>
              <w:bottom w:val="nil"/>
              <w:right w:val="nil"/>
            </w:tcBorders>
            <w:shd w:val="clear" w:color="000000" w:fill="FFFFFF"/>
            <w:noWrap/>
            <w:vAlign w:val="bottom"/>
            <w:hideMark/>
          </w:tcPr>
          <w:p w14:paraId="46E2AECE"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Density (air), rho:</w:t>
            </w:r>
          </w:p>
        </w:tc>
        <w:tc>
          <w:tcPr>
            <w:tcW w:w="960" w:type="dxa"/>
            <w:tcBorders>
              <w:top w:val="single" w:sz="4" w:space="0" w:color="auto"/>
              <w:left w:val="nil"/>
              <w:bottom w:val="nil"/>
              <w:right w:val="nil"/>
            </w:tcBorders>
            <w:shd w:val="clear" w:color="000000" w:fill="FFFFFF"/>
            <w:noWrap/>
            <w:vAlign w:val="bottom"/>
            <w:hideMark/>
          </w:tcPr>
          <w:p w14:paraId="0158FD5D"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single" w:sz="4" w:space="0" w:color="auto"/>
              <w:left w:val="nil"/>
              <w:bottom w:val="nil"/>
              <w:right w:val="nil"/>
            </w:tcBorders>
            <w:shd w:val="clear" w:color="000000" w:fill="FFFFFF"/>
            <w:noWrap/>
            <w:vAlign w:val="bottom"/>
            <w:hideMark/>
          </w:tcPr>
          <w:p w14:paraId="4DFC9B2C" w14:textId="77777777" w:rsidR="001876D6" w:rsidRPr="00583333" w:rsidRDefault="001876D6" w:rsidP="008C67E8">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1.225</w:t>
            </w:r>
          </w:p>
        </w:tc>
        <w:tc>
          <w:tcPr>
            <w:tcW w:w="960" w:type="dxa"/>
            <w:tcBorders>
              <w:top w:val="single" w:sz="4" w:space="0" w:color="auto"/>
              <w:left w:val="nil"/>
              <w:bottom w:val="nil"/>
              <w:right w:val="single" w:sz="4" w:space="0" w:color="auto"/>
            </w:tcBorders>
            <w:shd w:val="clear" w:color="000000" w:fill="FFFFFF"/>
            <w:noWrap/>
            <w:vAlign w:val="bottom"/>
            <w:hideMark/>
          </w:tcPr>
          <w:p w14:paraId="6ED9BE46"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Kg/m^3</w:t>
            </w:r>
          </w:p>
        </w:tc>
      </w:tr>
      <w:tr w:rsidR="001876D6" w:rsidRPr="00583333" w14:paraId="305E9BA8" w14:textId="77777777" w:rsidTr="001876D6">
        <w:trPr>
          <w:trHeight w:val="300"/>
          <w:jc w:val="center"/>
        </w:trPr>
        <w:tc>
          <w:tcPr>
            <w:tcW w:w="2380" w:type="dxa"/>
            <w:tcBorders>
              <w:top w:val="nil"/>
              <w:left w:val="single" w:sz="4" w:space="0" w:color="auto"/>
              <w:bottom w:val="nil"/>
              <w:right w:val="nil"/>
            </w:tcBorders>
            <w:shd w:val="clear" w:color="000000" w:fill="FFFFFF"/>
            <w:noWrap/>
            <w:vAlign w:val="bottom"/>
            <w:hideMark/>
          </w:tcPr>
          <w:p w14:paraId="7AF3758B"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Speed, v:</w:t>
            </w:r>
          </w:p>
        </w:tc>
        <w:tc>
          <w:tcPr>
            <w:tcW w:w="960" w:type="dxa"/>
            <w:tcBorders>
              <w:top w:val="nil"/>
              <w:left w:val="nil"/>
              <w:bottom w:val="nil"/>
              <w:right w:val="nil"/>
            </w:tcBorders>
            <w:shd w:val="clear" w:color="000000" w:fill="FFFFFF"/>
            <w:noWrap/>
            <w:vAlign w:val="bottom"/>
            <w:hideMark/>
          </w:tcPr>
          <w:p w14:paraId="68F159F8"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nil"/>
              <w:right w:val="nil"/>
            </w:tcBorders>
            <w:shd w:val="clear" w:color="000000" w:fill="FFFFFF"/>
            <w:noWrap/>
            <w:vAlign w:val="bottom"/>
            <w:hideMark/>
          </w:tcPr>
          <w:p w14:paraId="0E155E55" w14:textId="77777777" w:rsidR="001876D6" w:rsidRPr="00583333" w:rsidRDefault="001876D6" w:rsidP="008C67E8">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960" w:type="dxa"/>
            <w:tcBorders>
              <w:top w:val="nil"/>
              <w:left w:val="nil"/>
              <w:bottom w:val="nil"/>
              <w:right w:val="single" w:sz="4" w:space="0" w:color="auto"/>
            </w:tcBorders>
            <w:shd w:val="clear" w:color="000000" w:fill="FFFFFF"/>
            <w:noWrap/>
            <w:vAlign w:val="bottom"/>
            <w:hideMark/>
          </w:tcPr>
          <w:p w14:paraId="64D0912F"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m/s</w:t>
            </w:r>
          </w:p>
        </w:tc>
      </w:tr>
      <w:tr w:rsidR="001876D6" w:rsidRPr="00583333" w14:paraId="730ADC79" w14:textId="77777777" w:rsidTr="001876D6">
        <w:trPr>
          <w:trHeight w:val="300"/>
          <w:jc w:val="center"/>
        </w:trPr>
        <w:tc>
          <w:tcPr>
            <w:tcW w:w="2380" w:type="dxa"/>
            <w:tcBorders>
              <w:top w:val="nil"/>
              <w:left w:val="single" w:sz="4" w:space="0" w:color="auto"/>
              <w:bottom w:val="nil"/>
              <w:right w:val="nil"/>
            </w:tcBorders>
            <w:shd w:val="clear" w:color="000000" w:fill="FFFFFF"/>
            <w:noWrap/>
            <w:vAlign w:val="bottom"/>
            <w:hideMark/>
          </w:tcPr>
          <w:p w14:paraId="38863EDE"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Drag Coefficient, Cd*:</w:t>
            </w:r>
          </w:p>
        </w:tc>
        <w:tc>
          <w:tcPr>
            <w:tcW w:w="960" w:type="dxa"/>
            <w:tcBorders>
              <w:top w:val="nil"/>
              <w:left w:val="nil"/>
              <w:bottom w:val="nil"/>
              <w:right w:val="nil"/>
            </w:tcBorders>
            <w:shd w:val="clear" w:color="000000" w:fill="FFFFFF"/>
            <w:noWrap/>
            <w:vAlign w:val="bottom"/>
            <w:hideMark/>
          </w:tcPr>
          <w:p w14:paraId="1126A564"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nil"/>
              <w:right w:val="nil"/>
            </w:tcBorders>
            <w:shd w:val="clear" w:color="000000" w:fill="FFFFFF"/>
            <w:noWrap/>
            <w:vAlign w:val="bottom"/>
            <w:hideMark/>
          </w:tcPr>
          <w:p w14:paraId="12A39F88" w14:textId="77777777" w:rsidR="001876D6" w:rsidRPr="00583333" w:rsidRDefault="001876D6" w:rsidP="008C67E8">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w:t>
            </w:r>
          </w:p>
        </w:tc>
        <w:tc>
          <w:tcPr>
            <w:tcW w:w="960" w:type="dxa"/>
            <w:tcBorders>
              <w:top w:val="nil"/>
              <w:left w:val="nil"/>
              <w:bottom w:val="nil"/>
              <w:right w:val="single" w:sz="4" w:space="0" w:color="auto"/>
            </w:tcBorders>
            <w:shd w:val="clear" w:color="000000" w:fill="FFFFFF"/>
            <w:noWrap/>
            <w:vAlign w:val="bottom"/>
            <w:hideMark/>
          </w:tcPr>
          <w:p w14:paraId="2A2BF2B5"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Unitless</w:t>
            </w:r>
          </w:p>
        </w:tc>
      </w:tr>
      <w:tr w:rsidR="001876D6" w:rsidRPr="00583333" w14:paraId="4FB03D1C" w14:textId="77777777" w:rsidTr="001876D6">
        <w:trPr>
          <w:trHeight w:val="300"/>
          <w:jc w:val="center"/>
        </w:trPr>
        <w:tc>
          <w:tcPr>
            <w:tcW w:w="2380" w:type="dxa"/>
            <w:tcBorders>
              <w:top w:val="nil"/>
              <w:left w:val="single" w:sz="4" w:space="0" w:color="auto"/>
              <w:bottom w:val="single" w:sz="4" w:space="0" w:color="auto"/>
              <w:right w:val="nil"/>
            </w:tcBorders>
            <w:shd w:val="clear" w:color="000000" w:fill="FFFFFF"/>
            <w:noWrap/>
            <w:vAlign w:val="bottom"/>
            <w:hideMark/>
          </w:tcPr>
          <w:p w14:paraId="02B8FC2E"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Cross sectional area, A:</w:t>
            </w:r>
          </w:p>
        </w:tc>
        <w:tc>
          <w:tcPr>
            <w:tcW w:w="960" w:type="dxa"/>
            <w:tcBorders>
              <w:top w:val="nil"/>
              <w:left w:val="nil"/>
              <w:bottom w:val="single" w:sz="4" w:space="0" w:color="auto"/>
              <w:right w:val="nil"/>
            </w:tcBorders>
            <w:shd w:val="clear" w:color="000000" w:fill="FFFFFF"/>
            <w:noWrap/>
            <w:vAlign w:val="bottom"/>
            <w:hideMark/>
          </w:tcPr>
          <w:p w14:paraId="0DAF2BAF"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single" w:sz="4" w:space="0" w:color="auto"/>
              <w:right w:val="nil"/>
            </w:tcBorders>
            <w:shd w:val="clear" w:color="000000" w:fill="FFFFFF"/>
            <w:noWrap/>
            <w:vAlign w:val="bottom"/>
            <w:hideMark/>
          </w:tcPr>
          <w:p w14:paraId="142B8A2F" w14:textId="77777777" w:rsidR="001876D6" w:rsidRPr="00583333" w:rsidRDefault="001876D6" w:rsidP="008C67E8">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3.141593</w:t>
            </w:r>
          </w:p>
        </w:tc>
        <w:tc>
          <w:tcPr>
            <w:tcW w:w="960" w:type="dxa"/>
            <w:tcBorders>
              <w:top w:val="nil"/>
              <w:left w:val="nil"/>
              <w:bottom w:val="single" w:sz="4" w:space="0" w:color="auto"/>
              <w:right w:val="single" w:sz="4" w:space="0" w:color="auto"/>
            </w:tcBorders>
            <w:shd w:val="clear" w:color="000000" w:fill="FFFFFF"/>
            <w:noWrap/>
            <w:vAlign w:val="bottom"/>
            <w:hideMark/>
          </w:tcPr>
          <w:p w14:paraId="6560DAA1"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m^2</w:t>
            </w:r>
          </w:p>
        </w:tc>
      </w:tr>
      <w:tr w:rsidR="001876D6" w:rsidRPr="00583333" w14:paraId="6341E6A9" w14:textId="77777777" w:rsidTr="001876D6">
        <w:trPr>
          <w:trHeight w:val="300"/>
          <w:jc w:val="center"/>
        </w:trPr>
        <w:tc>
          <w:tcPr>
            <w:tcW w:w="4300" w:type="dxa"/>
            <w:gridSpan w:val="3"/>
            <w:vMerge w:val="restart"/>
            <w:tcBorders>
              <w:top w:val="nil"/>
              <w:left w:val="single" w:sz="4" w:space="0" w:color="auto"/>
              <w:bottom w:val="single" w:sz="4" w:space="0" w:color="000000"/>
              <w:right w:val="nil"/>
            </w:tcBorders>
            <w:shd w:val="clear" w:color="000000" w:fill="FFFFFF"/>
            <w:vAlign w:val="bottom"/>
            <w:hideMark/>
          </w:tcPr>
          <w:p w14:paraId="37254738" w14:textId="77777777" w:rsidR="001876D6" w:rsidRPr="00583333" w:rsidRDefault="001876D6" w:rsidP="008C67E8">
            <w:pPr>
              <w:spacing w:after="0" w:line="480" w:lineRule="auto"/>
              <w:rPr>
                <w:rFonts w:ascii="Times New Roman" w:eastAsia="Times New Roman" w:hAnsi="Times New Roman" w:cs="Times New Roman"/>
                <w:i/>
                <w:iCs/>
                <w:sz w:val="20"/>
                <w:szCs w:val="20"/>
                <w:lang w:eastAsia="en-GB"/>
              </w:rPr>
            </w:pPr>
            <w:r w:rsidRPr="00583333">
              <w:rPr>
                <w:rFonts w:ascii="Times New Roman" w:eastAsia="Times New Roman" w:hAnsi="Times New Roman" w:cs="Times New Roman"/>
                <w:i/>
                <w:iCs/>
                <w:sz w:val="20"/>
                <w:szCs w:val="20"/>
                <w:lang w:eastAsia="en-GB"/>
              </w:rPr>
              <w:t>Average of human body in upright position, and at the same time the coefficient of a short cylinder.</w:t>
            </w:r>
          </w:p>
        </w:tc>
        <w:tc>
          <w:tcPr>
            <w:tcW w:w="960" w:type="dxa"/>
            <w:tcBorders>
              <w:top w:val="nil"/>
              <w:left w:val="nil"/>
              <w:bottom w:val="nil"/>
              <w:right w:val="single" w:sz="4" w:space="0" w:color="auto"/>
            </w:tcBorders>
            <w:shd w:val="clear" w:color="000000" w:fill="FFFFFF"/>
            <w:noWrap/>
            <w:vAlign w:val="bottom"/>
            <w:hideMark/>
          </w:tcPr>
          <w:p w14:paraId="2C2A0656"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r w:rsidR="001876D6" w:rsidRPr="00583333" w14:paraId="41D7BF32" w14:textId="77777777" w:rsidTr="001876D6">
        <w:trPr>
          <w:trHeight w:val="300"/>
          <w:jc w:val="center"/>
        </w:trPr>
        <w:tc>
          <w:tcPr>
            <w:tcW w:w="4300" w:type="dxa"/>
            <w:gridSpan w:val="3"/>
            <w:vMerge/>
            <w:tcBorders>
              <w:top w:val="nil"/>
              <w:left w:val="single" w:sz="4" w:space="0" w:color="auto"/>
              <w:bottom w:val="single" w:sz="4" w:space="0" w:color="000000"/>
              <w:right w:val="nil"/>
            </w:tcBorders>
            <w:vAlign w:val="center"/>
            <w:hideMark/>
          </w:tcPr>
          <w:p w14:paraId="723ABDEE" w14:textId="77777777" w:rsidR="001876D6" w:rsidRPr="00583333" w:rsidRDefault="001876D6" w:rsidP="008C67E8">
            <w:pPr>
              <w:spacing w:after="0" w:line="480" w:lineRule="auto"/>
              <w:rPr>
                <w:rFonts w:ascii="Times New Roman" w:eastAsia="Times New Roman" w:hAnsi="Times New Roman" w:cs="Times New Roman"/>
                <w:i/>
                <w:iCs/>
                <w:sz w:val="20"/>
                <w:szCs w:val="20"/>
                <w:lang w:eastAsia="en-GB"/>
              </w:rPr>
            </w:pPr>
          </w:p>
        </w:tc>
        <w:tc>
          <w:tcPr>
            <w:tcW w:w="960" w:type="dxa"/>
            <w:tcBorders>
              <w:top w:val="nil"/>
              <w:left w:val="nil"/>
              <w:bottom w:val="single" w:sz="4" w:space="0" w:color="auto"/>
              <w:right w:val="single" w:sz="4" w:space="0" w:color="auto"/>
            </w:tcBorders>
            <w:shd w:val="clear" w:color="000000" w:fill="FFFFFF"/>
            <w:noWrap/>
            <w:vAlign w:val="bottom"/>
            <w:hideMark/>
          </w:tcPr>
          <w:p w14:paraId="529539D0"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r w:rsidR="001876D6" w:rsidRPr="00583333" w14:paraId="3189E473" w14:textId="77777777" w:rsidTr="001876D6">
        <w:trPr>
          <w:trHeight w:val="300"/>
          <w:jc w:val="center"/>
        </w:trPr>
        <w:tc>
          <w:tcPr>
            <w:tcW w:w="2380" w:type="dxa"/>
            <w:tcBorders>
              <w:top w:val="nil"/>
              <w:left w:val="single" w:sz="4" w:space="0" w:color="auto"/>
              <w:bottom w:val="single" w:sz="4" w:space="0" w:color="auto"/>
              <w:right w:val="nil"/>
            </w:tcBorders>
            <w:shd w:val="clear" w:color="000000" w:fill="FFFFFF"/>
            <w:noWrap/>
            <w:vAlign w:val="bottom"/>
            <w:hideMark/>
          </w:tcPr>
          <w:p w14:paraId="0CCECAD1"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Drag:</w:t>
            </w:r>
          </w:p>
        </w:tc>
        <w:tc>
          <w:tcPr>
            <w:tcW w:w="960" w:type="dxa"/>
            <w:tcBorders>
              <w:top w:val="nil"/>
              <w:left w:val="nil"/>
              <w:bottom w:val="single" w:sz="4" w:space="0" w:color="auto"/>
              <w:right w:val="nil"/>
            </w:tcBorders>
            <w:shd w:val="clear" w:color="000000" w:fill="FFFFFF"/>
            <w:noWrap/>
            <w:vAlign w:val="bottom"/>
            <w:hideMark/>
          </w:tcPr>
          <w:p w14:paraId="74476BBF"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60" w:type="dxa"/>
            <w:tcBorders>
              <w:top w:val="nil"/>
              <w:left w:val="nil"/>
              <w:bottom w:val="single" w:sz="4" w:space="0" w:color="auto"/>
              <w:right w:val="nil"/>
            </w:tcBorders>
            <w:shd w:val="clear" w:color="000000" w:fill="FFFFFF"/>
            <w:noWrap/>
            <w:vAlign w:val="bottom"/>
            <w:hideMark/>
          </w:tcPr>
          <w:p w14:paraId="72FD6496" w14:textId="77777777" w:rsidR="001876D6" w:rsidRPr="00583333" w:rsidRDefault="001876D6" w:rsidP="008C67E8">
            <w:pPr>
              <w:spacing w:after="0" w:line="480" w:lineRule="auto"/>
              <w:jc w:val="right"/>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2.501493</w:t>
            </w:r>
          </w:p>
        </w:tc>
        <w:tc>
          <w:tcPr>
            <w:tcW w:w="960" w:type="dxa"/>
            <w:tcBorders>
              <w:top w:val="nil"/>
              <w:left w:val="nil"/>
              <w:bottom w:val="single" w:sz="4" w:space="0" w:color="auto"/>
              <w:right w:val="single" w:sz="4" w:space="0" w:color="auto"/>
            </w:tcBorders>
            <w:shd w:val="clear" w:color="000000" w:fill="FFFFFF"/>
            <w:noWrap/>
            <w:vAlign w:val="bottom"/>
            <w:hideMark/>
          </w:tcPr>
          <w:p w14:paraId="7E08C566" w14:textId="77777777" w:rsidR="001876D6" w:rsidRPr="00583333" w:rsidRDefault="001876D6"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bl>
    <w:p w14:paraId="73C85C8D" w14:textId="2B99145C" w:rsidR="001876D6" w:rsidRPr="00583333" w:rsidRDefault="001876D6" w:rsidP="008C67E8">
      <w:pPr>
        <w:spacing w:line="480" w:lineRule="auto"/>
        <w:rPr>
          <w:rFonts w:ascii="Times New Roman" w:hAnsi="Times New Roman" w:cs="Times New Roman"/>
          <w:sz w:val="24"/>
          <w:szCs w:val="24"/>
        </w:rPr>
      </w:pPr>
    </w:p>
    <w:p w14:paraId="7A365B75" w14:textId="7C571BC6" w:rsidR="00E056ED" w:rsidRPr="00583333" w:rsidRDefault="00E056E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t>
      </w:r>
      <w:r w:rsidRPr="00583333">
        <w:rPr>
          <w:rFonts w:ascii="Times New Roman" w:hAnsi="Times New Roman" w:cs="Times New Roman"/>
          <w:i/>
          <w:iCs/>
          <w:sz w:val="24"/>
          <w:szCs w:val="24"/>
        </w:rPr>
        <w:t>angular drag</w:t>
      </w:r>
      <w:r w:rsidRPr="00583333">
        <w:rPr>
          <w:rFonts w:ascii="Times New Roman" w:hAnsi="Times New Roman" w:cs="Times New Roman"/>
          <w:sz w:val="24"/>
          <w:szCs w:val="24"/>
        </w:rPr>
        <w:t xml:space="preserve"> is how much a rotation is slowed down, and it is kept at standard value</w:t>
      </w:r>
      <w:r w:rsidR="000B38F5" w:rsidRPr="00583333">
        <w:rPr>
          <w:rFonts w:ascii="Times New Roman" w:hAnsi="Times New Roman" w:cs="Times New Roman"/>
          <w:sz w:val="24"/>
          <w:szCs w:val="24"/>
        </w:rPr>
        <w:t>, because the default value is within a realistic order</w:t>
      </w:r>
      <w:r w:rsidRPr="00583333">
        <w:rPr>
          <w:rFonts w:ascii="Times New Roman" w:hAnsi="Times New Roman" w:cs="Times New Roman"/>
          <w:sz w:val="24"/>
          <w:szCs w:val="24"/>
        </w:rPr>
        <w:t>.</w:t>
      </w:r>
    </w:p>
    <w:p w14:paraId="06D3B92C" w14:textId="35EAF97D" w:rsidR="00E056ED" w:rsidRPr="00583333" w:rsidRDefault="00E056E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rigidbody is marked as being </w:t>
      </w:r>
      <w:r w:rsidRPr="00583333">
        <w:rPr>
          <w:rFonts w:ascii="Times New Roman" w:hAnsi="Times New Roman" w:cs="Times New Roman"/>
          <w:i/>
          <w:iCs/>
          <w:sz w:val="24"/>
          <w:szCs w:val="24"/>
        </w:rPr>
        <w:t>kinematic</w:t>
      </w:r>
      <w:r w:rsidRPr="00583333">
        <w:rPr>
          <w:rFonts w:ascii="Times New Roman" w:hAnsi="Times New Roman" w:cs="Times New Roman"/>
          <w:sz w:val="24"/>
          <w:szCs w:val="24"/>
        </w:rPr>
        <w:t xml:space="preserve">, which implies that the object isn’t influenced by any forces. Why have the rigidbody attached then? Because it ensures better collision properties having both the collider and the rigidbody </w:t>
      </w:r>
      <w:r w:rsidR="00DA4B1A" w:rsidRPr="00583333">
        <w:rPr>
          <w:rFonts w:ascii="Times New Roman" w:hAnsi="Times New Roman" w:cs="Times New Roman"/>
          <w:sz w:val="24"/>
          <w:szCs w:val="24"/>
        </w:rPr>
        <w:t>attached to</w:t>
      </w:r>
      <w:r w:rsidRPr="00583333">
        <w:rPr>
          <w:rFonts w:ascii="Times New Roman" w:hAnsi="Times New Roman" w:cs="Times New Roman"/>
          <w:sz w:val="24"/>
          <w:szCs w:val="24"/>
        </w:rPr>
        <w:t xml:space="preserve"> a</w:t>
      </w:r>
      <w:r w:rsidR="00DA4B1A" w:rsidRPr="00583333">
        <w:rPr>
          <w:rFonts w:ascii="Times New Roman" w:hAnsi="Times New Roman" w:cs="Times New Roman"/>
          <w:sz w:val="24"/>
          <w:szCs w:val="24"/>
        </w:rPr>
        <w:t>n</w:t>
      </w:r>
      <w:r w:rsidRPr="00583333">
        <w:rPr>
          <w:rFonts w:ascii="Times New Roman" w:hAnsi="Times New Roman" w:cs="Times New Roman"/>
          <w:sz w:val="24"/>
          <w:szCs w:val="24"/>
        </w:rPr>
        <w:t xml:space="preserve"> object, and all movement is handled by the NavMesh agent component below.</w:t>
      </w:r>
    </w:p>
    <w:p w14:paraId="1271F6D9" w14:textId="73545D7B" w:rsidR="003A0039" w:rsidRPr="00583333" w:rsidRDefault="003A0039"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Nav Mesh Agent</w:t>
      </w:r>
    </w:p>
    <w:p w14:paraId="2AAEC6F8" w14:textId="162C357D" w:rsidR="001876D6" w:rsidRPr="00583333" w:rsidRDefault="003A003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w:t>
      </w:r>
      <w:r w:rsidR="00DA4B1A" w:rsidRPr="00583333">
        <w:rPr>
          <w:rFonts w:ascii="Times New Roman" w:hAnsi="Times New Roman" w:cs="Times New Roman"/>
          <w:sz w:val="24"/>
          <w:szCs w:val="24"/>
        </w:rPr>
        <w:t xml:space="preserve">he Nav Mesh Agent component is what turns an empty GameObject into a Nav Mesh agent. At least initially, is every parameter herein kept default, except speed and angular speed. The speed of the agent is set equal to 1 m/s, the same as the ML agent, which is roughly equal to a speed of 3.5 km/t – the average </w:t>
      </w:r>
      <w:r w:rsidR="008B76CC" w:rsidRPr="00583333">
        <w:rPr>
          <w:rFonts w:ascii="Times New Roman" w:hAnsi="Times New Roman" w:cs="Times New Roman"/>
          <w:sz w:val="24"/>
          <w:szCs w:val="24"/>
        </w:rPr>
        <w:t>chilled</w:t>
      </w:r>
      <w:r w:rsidR="00DA4B1A" w:rsidRPr="00583333">
        <w:rPr>
          <w:rFonts w:ascii="Times New Roman" w:hAnsi="Times New Roman" w:cs="Times New Roman"/>
          <w:sz w:val="24"/>
          <w:szCs w:val="24"/>
        </w:rPr>
        <w:t xml:space="preserve"> walking speed.</w:t>
      </w:r>
      <w:r w:rsidR="00DA4B1A" w:rsidRPr="00583333">
        <w:rPr>
          <w:rFonts w:ascii="Times New Roman" w:hAnsi="Times New Roman" w:cs="Times New Roman"/>
          <w:sz w:val="24"/>
          <w:szCs w:val="24"/>
        </w:rPr>
        <w:br/>
      </w:r>
      <w:r w:rsidR="00DA4B1A" w:rsidRPr="00583333">
        <w:rPr>
          <w:rFonts w:ascii="Times New Roman" w:hAnsi="Times New Roman" w:cs="Times New Roman"/>
          <w:sz w:val="24"/>
          <w:szCs w:val="24"/>
        </w:rPr>
        <w:lastRenderedPageBreak/>
        <w:t>The angular speed is set equal to 150, a bit above the default value</w:t>
      </w:r>
      <w:r w:rsidR="008B76CC" w:rsidRPr="00583333">
        <w:rPr>
          <w:rFonts w:ascii="Times New Roman" w:hAnsi="Times New Roman" w:cs="Times New Roman"/>
          <w:sz w:val="24"/>
          <w:szCs w:val="24"/>
        </w:rPr>
        <w:t xml:space="preserve"> of 120</w:t>
      </w:r>
      <w:r w:rsidR="00DA4B1A" w:rsidRPr="00583333">
        <w:rPr>
          <w:rFonts w:ascii="Times New Roman" w:hAnsi="Times New Roman" w:cs="Times New Roman"/>
          <w:sz w:val="24"/>
          <w:szCs w:val="24"/>
        </w:rPr>
        <w:t>, as it is equal to the</w:t>
      </w:r>
      <w:r w:rsidR="008209DF" w:rsidRPr="00583333">
        <w:rPr>
          <w:rFonts w:ascii="Times New Roman" w:hAnsi="Times New Roman" w:cs="Times New Roman"/>
          <w:sz w:val="24"/>
          <w:szCs w:val="24"/>
        </w:rPr>
        <w:t xml:space="preserve"> </w:t>
      </w:r>
      <w:r w:rsidR="00DA4B1A" w:rsidRPr="00583333">
        <w:rPr>
          <w:rFonts w:ascii="Times New Roman" w:hAnsi="Times New Roman" w:cs="Times New Roman"/>
          <w:sz w:val="24"/>
          <w:szCs w:val="24"/>
        </w:rPr>
        <w:t>angular speed used in the ML agent.</w:t>
      </w:r>
    </w:p>
    <w:p w14:paraId="390CBB6D" w14:textId="489B2FED" w:rsidR="008209DF" w:rsidRPr="00583333" w:rsidRDefault="008209DF"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Walk</w:t>
      </w:r>
      <w:r w:rsidR="00F30A76" w:rsidRPr="00583333">
        <w:rPr>
          <w:rFonts w:ascii="Times New Roman" w:hAnsi="Times New Roman" w:cs="Times New Roman"/>
          <w:b/>
          <w:bCs/>
          <w:i/>
          <w:iCs/>
          <w:sz w:val="24"/>
          <w:szCs w:val="24"/>
        </w:rPr>
        <w:t>ing</w:t>
      </w:r>
      <w:r w:rsidRPr="00583333">
        <w:rPr>
          <w:rFonts w:ascii="Times New Roman" w:hAnsi="Times New Roman" w:cs="Times New Roman"/>
          <w:b/>
          <w:bCs/>
          <w:i/>
          <w:iCs/>
          <w:sz w:val="24"/>
          <w:szCs w:val="24"/>
        </w:rPr>
        <w:t xml:space="preserve"> around</w:t>
      </w:r>
    </w:p>
    <w:p w14:paraId="710E2B76" w14:textId="564DF570" w:rsidR="00FE17E1" w:rsidRPr="00583333" w:rsidRDefault="00FE17E1"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final component is a </w:t>
      </w:r>
      <w:r w:rsidR="008209DF" w:rsidRPr="00583333">
        <w:rPr>
          <w:rFonts w:ascii="Times New Roman" w:hAnsi="Times New Roman" w:cs="Times New Roman"/>
          <w:sz w:val="24"/>
          <w:szCs w:val="24"/>
        </w:rPr>
        <w:t xml:space="preserve">custom </w:t>
      </w:r>
      <w:r w:rsidRPr="00583333">
        <w:rPr>
          <w:rFonts w:ascii="Times New Roman" w:hAnsi="Times New Roman" w:cs="Times New Roman"/>
          <w:sz w:val="24"/>
          <w:szCs w:val="24"/>
        </w:rPr>
        <w:t>script, written to ensure that the pedestrian walks around the training area continuously</w:t>
      </w:r>
      <w:r w:rsidR="008209DF" w:rsidRPr="00583333">
        <w:rPr>
          <w:rFonts w:ascii="Times New Roman" w:hAnsi="Times New Roman" w:cs="Times New Roman"/>
          <w:sz w:val="24"/>
          <w:szCs w:val="24"/>
        </w:rPr>
        <w:t xml:space="preserve"> doing an episode</w:t>
      </w:r>
      <w:r w:rsidRPr="00583333">
        <w:rPr>
          <w:rFonts w:ascii="Times New Roman" w:hAnsi="Times New Roman" w:cs="Times New Roman"/>
          <w:sz w:val="24"/>
          <w:szCs w:val="24"/>
        </w:rPr>
        <w:t xml:space="preserve">. The script has two public variables, the radius and </w:t>
      </w:r>
      <w:r w:rsidR="00305146" w:rsidRPr="00583333">
        <w:rPr>
          <w:rFonts w:ascii="Times New Roman" w:hAnsi="Times New Roman" w:cs="Times New Roman"/>
          <w:sz w:val="24"/>
          <w:szCs w:val="24"/>
        </w:rPr>
        <w:t>frequency</w:t>
      </w:r>
      <w:r w:rsidRPr="00583333">
        <w:rPr>
          <w:rFonts w:ascii="Times New Roman" w:hAnsi="Times New Roman" w:cs="Times New Roman"/>
          <w:sz w:val="24"/>
          <w:szCs w:val="24"/>
        </w:rPr>
        <w:t xml:space="preserve">. The radius is the distance from the agent, that a new target point is draw within. One target point is drawn within the frequency specified, and there should </w:t>
      </w:r>
      <w:r w:rsidR="00305146" w:rsidRPr="00583333">
        <w:rPr>
          <w:rFonts w:ascii="Times New Roman" w:hAnsi="Times New Roman" w:cs="Times New Roman"/>
          <w:sz w:val="24"/>
          <w:szCs w:val="24"/>
        </w:rPr>
        <w:t>therefore strike a</w:t>
      </w:r>
      <w:r w:rsidRPr="00583333">
        <w:rPr>
          <w:rFonts w:ascii="Times New Roman" w:hAnsi="Times New Roman" w:cs="Times New Roman"/>
          <w:sz w:val="24"/>
          <w:szCs w:val="24"/>
        </w:rPr>
        <w:t xml:space="preserve"> balance between the radius and the time, such that the agent has time to travel that distance within the specified time.</w:t>
      </w:r>
    </w:p>
    <w:p w14:paraId="26DAF83B" w14:textId="63E3C8FA" w:rsidR="000B158F" w:rsidRPr="00583333" w:rsidRDefault="003C7C89" w:rsidP="008C67E8">
      <w:pPr>
        <w:pStyle w:val="Heading5"/>
        <w:numPr>
          <w:ilvl w:val="4"/>
          <w:numId w:val="6"/>
        </w:numPr>
        <w:spacing w:line="480" w:lineRule="auto"/>
        <w:rPr>
          <w:rFonts w:ascii="Times New Roman" w:hAnsi="Times New Roman" w:cs="Times New Roman"/>
          <w:color w:val="auto"/>
          <w:sz w:val="26"/>
          <w:szCs w:val="26"/>
        </w:rPr>
      </w:pPr>
      <w:bookmarkStart w:id="54" w:name="_Toc15890600"/>
      <w:r w:rsidRPr="00583333">
        <w:rPr>
          <w:rFonts w:ascii="Times New Roman" w:hAnsi="Times New Roman" w:cs="Times New Roman"/>
          <w:color w:val="auto"/>
          <w:sz w:val="26"/>
          <w:szCs w:val="26"/>
        </w:rPr>
        <w:t>Crowded areas</w:t>
      </w:r>
      <w:bookmarkEnd w:id="54"/>
    </w:p>
    <w:p w14:paraId="6486AF2A" w14:textId="59E9291F" w:rsidR="00076626" w:rsidRPr="00583333" w:rsidRDefault="0007662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crowded area </w:t>
      </w:r>
      <w:r w:rsidR="006725DE" w:rsidRPr="00583333">
        <w:rPr>
          <w:rFonts w:ascii="Times New Roman" w:hAnsi="Times New Roman" w:cs="Times New Roman"/>
          <w:sz w:val="24"/>
          <w:szCs w:val="24"/>
        </w:rPr>
        <w:t>is</w:t>
      </w:r>
      <w:r w:rsidRPr="00583333">
        <w:rPr>
          <w:rFonts w:ascii="Times New Roman" w:hAnsi="Times New Roman" w:cs="Times New Roman"/>
          <w:sz w:val="24"/>
          <w:szCs w:val="24"/>
        </w:rPr>
        <w:t xml:space="preserve"> a prefab and is initialised from the academy object. The crowded area object represents an area with a lot of potential challenging obstacles, which could be a public square or an area on a pedestrian street, where some entertainment unfolds etc. It is an area where the agent can pass through, but it will require a significant amount of additional effort, which implies that it potentially is beneficial for the agent to avoid interaction. How to learn the agent that, is a real challenge as will be clear later, and different things are tried </w:t>
      </w:r>
      <w:r w:rsidR="001615AE" w:rsidRPr="00583333">
        <w:rPr>
          <w:rFonts w:ascii="Times New Roman" w:hAnsi="Times New Roman" w:cs="Times New Roman"/>
          <w:sz w:val="24"/>
          <w:szCs w:val="24"/>
        </w:rPr>
        <w:t xml:space="preserve">to </w:t>
      </w:r>
      <w:r w:rsidR="006725DE" w:rsidRPr="00583333">
        <w:rPr>
          <w:rFonts w:ascii="Times New Roman" w:hAnsi="Times New Roman" w:cs="Times New Roman"/>
          <w:sz w:val="24"/>
          <w:szCs w:val="24"/>
        </w:rPr>
        <w:t xml:space="preserve">motivate the agent to </w:t>
      </w:r>
      <w:r w:rsidR="001615AE" w:rsidRPr="00583333">
        <w:rPr>
          <w:rFonts w:ascii="Times New Roman" w:hAnsi="Times New Roman" w:cs="Times New Roman"/>
          <w:sz w:val="24"/>
          <w:szCs w:val="24"/>
        </w:rPr>
        <w:t xml:space="preserve">learn. </w:t>
      </w:r>
      <w:r w:rsidR="00127B22" w:rsidRPr="00583333">
        <w:rPr>
          <w:rFonts w:ascii="Times New Roman" w:hAnsi="Times New Roman" w:cs="Times New Roman"/>
          <w:sz w:val="24"/>
          <w:szCs w:val="24"/>
        </w:rPr>
        <w:t xml:space="preserve">For now, just focus on the fact that the crowded area can attain different densities, and later it will be specified how the densities are used to shape the reward function, which ultimately </w:t>
      </w:r>
      <w:r w:rsidR="006725DE" w:rsidRPr="00583333">
        <w:rPr>
          <w:rFonts w:ascii="Times New Roman" w:hAnsi="Times New Roman" w:cs="Times New Roman"/>
          <w:sz w:val="24"/>
          <w:szCs w:val="24"/>
        </w:rPr>
        <w:t>determines the success of the learning</w:t>
      </w:r>
      <w:r w:rsidR="00127B22" w:rsidRPr="00583333">
        <w:rPr>
          <w:rFonts w:ascii="Times New Roman" w:hAnsi="Times New Roman" w:cs="Times New Roman"/>
          <w:sz w:val="24"/>
          <w:szCs w:val="24"/>
        </w:rPr>
        <w:t xml:space="preserve">. </w:t>
      </w:r>
      <w:r w:rsidR="001615AE" w:rsidRPr="00583333">
        <w:rPr>
          <w:rFonts w:ascii="Times New Roman" w:hAnsi="Times New Roman" w:cs="Times New Roman"/>
          <w:sz w:val="24"/>
          <w:szCs w:val="24"/>
        </w:rPr>
        <w:t>The crowded are</w:t>
      </w:r>
      <w:r w:rsidR="006725DE" w:rsidRPr="00583333">
        <w:rPr>
          <w:rFonts w:ascii="Times New Roman" w:hAnsi="Times New Roman" w:cs="Times New Roman"/>
          <w:sz w:val="24"/>
          <w:szCs w:val="24"/>
        </w:rPr>
        <w:t>a</w:t>
      </w:r>
      <w:r w:rsidR="001615AE" w:rsidRPr="00583333">
        <w:rPr>
          <w:rFonts w:ascii="Times New Roman" w:hAnsi="Times New Roman" w:cs="Times New Roman"/>
          <w:sz w:val="24"/>
          <w:szCs w:val="24"/>
        </w:rPr>
        <w:t xml:space="preserve"> is represented as a circle, which </w:t>
      </w:r>
      <w:r w:rsidR="006725DE" w:rsidRPr="00583333">
        <w:rPr>
          <w:rFonts w:ascii="Times New Roman" w:hAnsi="Times New Roman" w:cs="Times New Roman"/>
          <w:sz w:val="24"/>
          <w:szCs w:val="24"/>
        </w:rPr>
        <w:t>h</w:t>
      </w:r>
      <w:r w:rsidR="001615AE" w:rsidRPr="00583333">
        <w:rPr>
          <w:rFonts w:ascii="Times New Roman" w:hAnsi="Times New Roman" w:cs="Times New Roman"/>
          <w:sz w:val="24"/>
          <w:szCs w:val="24"/>
        </w:rPr>
        <w:t xml:space="preserve">as a certain </w:t>
      </w:r>
      <w:r w:rsidR="001615AE" w:rsidRPr="00583333">
        <w:rPr>
          <w:rFonts w:ascii="Times New Roman" w:hAnsi="Times New Roman" w:cs="Times New Roman"/>
          <w:i/>
          <w:iCs/>
          <w:sz w:val="24"/>
          <w:szCs w:val="24"/>
        </w:rPr>
        <w:t>density</w:t>
      </w:r>
      <w:r w:rsidR="001615AE" w:rsidRPr="00583333">
        <w:rPr>
          <w:rFonts w:ascii="Times New Roman" w:hAnsi="Times New Roman" w:cs="Times New Roman"/>
          <w:sz w:val="24"/>
          <w:szCs w:val="24"/>
        </w:rPr>
        <w:t>, see figure 5.</w:t>
      </w:r>
      <w:r w:rsidR="00BC0639" w:rsidRPr="00583333">
        <w:rPr>
          <w:rFonts w:ascii="Times New Roman" w:hAnsi="Times New Roman" w:cs="Times New Roman"/>
          <w:sz w:val="24"/>
          <w:szCs w:val="24"/>
        </w:rPr>
        <w:t xml:space="preserve"> The size of the area is set through the </w:t>
      </w:r>
      <w:r w:rsidR="00B223D5" w:rsidRPr="00583333">
        <w:rPr>
          <w:rFonts w:ascii="Times New Roman" w:hAnsi="Times New Roman" w:cs="Times New Roman"/>
          <w:sz w:val="24"/>
          <w:szCs w:val="24"/>
        </w:rPr>
        <w:t>academy and</w:t>
      </w:r>
      <w:r w:rsidR="00BC0639" w:rsidRPr="00583333">
        <w:rPr>
          <w:rFonts w:ascii="Times New Roman" w:hAnsi="Times New Roman" w:cs="Times New Roman"/>
          <w:sz w:val="24"/>
          <w:szCs w:val="24"/>
        </w:rPr>
        <w:t xml:space="preserve"> is therefore</w:t>
      </w:r>
      <w:r w:rsidR="00E06667" w:rsidRPr="00583333">
        <w:rPr>
          <w:rFonts w:ascii="Times New Roman" w:hAnsi="Times New Roman" w:cs="Times New Roman"/>
          <w:sz w:val="24"/>
          <w:szCs w:val="24"/>
        </w:rPr>
        <w:t xml:space="preserve"> as such</w:t>
      </w:r>
      <w:r w:rsidR="00BC0639" w:rsidRPr="00583333">
        <w:rPr>
          <w:rFonts w:ascii="Times New Roman" w:hAnsi="Times New Roman" w:cs="Times New Roman"/>
          <w:sz w:val="24"/>
          <w:szCs w:val="24"/>
        </w:rPr>
        <w:t xml:space="preserve"> fixed</w:t>
      </w:r>
      <w:r w:rsidR="00E06667" w:rsidRPr="00583333">
        <w:rPr>
          <w:rFonts w:ascii="Times New Roman" w:hAnsi="Times New Roman" w:cs="Times New Roman"/>
          <w:sz w:val="24"/>
          <w:szCs w:val="24"/>
        </w:rPr>
        <w:t>.</w:t>
      </w:r>
    </w:p>
    <w:p w14:paraId="4BF789FF" w14:textId="730EA328" w:rsidR="003C7C89" w:rsidRPr="00583333" w:rsidRDefault="001615AE"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Figure 5 – The crowded area prefab</w:t>
      </w:r>
      <w:r w:rsidR="0025777B" w:rsidRPr="00583333">
        <w:rPr>
          <w:rFonts w:ascii="Times New Roman" w:hAnsi="Times New Roman" w:cs="Times New Roman"/>
          <w:i/>
          <w:iCs/>
          <w:sz w:val="24"/>
          <w:szCs w:val="24"/>
        </w:rPr>
        <w:br/>
      </w:r>
      <w:r w:rsidR="00076626" w:rsidRPr="00583333">
        <w:rPr>
          <w:rFonts w:ascii="Times New Roman" w:hAnsi="Times New Roman" w:cs="Times New Roman"/>
          <w:noProof/>
          <w:sz w:val="24"/>
          <w:szCs w:val="24"/>
        </w:rPr>
        <w:drawing>
          <wp:inline distT="0" distB="0" distL="0" distR="0" wp14:anchorId="47417727" wp14:editId="742964D8">
            <wp:extent cx="3427651" cy="2880000"/>
            <wp:effectExtent l="0" t="0" r="190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owdedArea.PNG"/>
                    <pic:cNvPicPr/>
                  </pic:nvPicPr>
                  <pic:blipFill>
                    <a:blip r:embed="rId19">
                      <a:extLst>
                        <a:ext uri="{28A0092B-C50C-407E-A947-70E740481C1C}">
                          <a14:useLocalDpi xmlns:a14="http://schemas.microsoft.com/office/drawing/2010/main" val="0"/>
                        </a:ext>
                      </a:extLst>
                    </a:blip>
                    <a:stretch>
                      <a:fillRect/>
                    </a:stretch>
                  </pic:blipFill>
                  <pic:spPr>
                    <a:xfrm>
                      <a:off x="0" y="0"/>
                      <a:ext cx="3427651" cy="2880000"/>
                    </a:xfrm>
                    <a:prstGeom prst="rect">
                      <a:avLst/>
                    </a:prstGeom>
                  </pic:spPr>
                </pic:pic>
              </a:graphicData>
            </a:graphic>
          </wp:inline>
        </w:drawing>
      </w:r>
    </w:p>
    <w:p w14:paraId="184A5341" w14:textId="77777777" w:rsidR="003B1FFD" w:rsidRPr="00583333" w:rsidRDefault="005E7205"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Density</w:t>
      </w:r>
    </w:p>
    <w:p w14:paraId="4213499D" w14:textId="06839FE0" w:rsidR="00127B22" w:rsidRPr="00583333" w:rsidRDefault="003B1FF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density values that a crowded area can possess are based on empirical population density estimates for 2019 from London, see table 3 and figure 6 &amp; 7. The actual values of an area if randomly drawn from the list of possible values, and the density as well as the location of the area is changed every time a new episode begins.</w:t>
      </w:r>
    </w:p>
    <w:tbl>
      <w:tblPr>
        <w:tblW w:w="3740" w:type="dxa"/>
        <w:jc w:val="center"/>
        <w:tblLook w:val="04A0" w:firstRow="1" w:lastRow="0" w:firstColumn="1" w:lastColumn="0" w:noHBand="0" w:noVBand="1"/>
      </w:tblPr>
      <w:tblGrid>
        <w:gridCol w:w="2548"/>
        <w:gridCol w:w="1192"/>
      </w:tblGrid>
      <w:tr w:rsidR="00127B22" w:rsidRPr="00583333" w14:paraId="7169C2A8" w14:textId="77777777" w:rsidTr="00A3274A">
        <w:trPr>
          <w:trHeight w:val="300"/>
          <w:jc w:val="center"/>
        </w:trPr>
        <w:tc>
          <w:tcPr>
            <w:tcW w:w="3740" w:type="dxa"/>
            <w:gridSpan w:val="2"/>
            <w:tcBorders>
              <w:top w:val="single" w:sz="4" w:space="0" w:color="auto"/>
              <w:left w:val="single" w:sz="4" w:space="0" w:color="auto"/>
              <w:bottom w:val="nil"/>
              <w:right w:val="single" w:sz="4" w:space="0" w:color="000000"/>
            </w:tcBorders>
            <w:shd w:val="clear" w:color="000000" w:fill="FFFFFF"/>
            <w:noWrap/>
            <w:vAlign w:val="bottom"/>
            <w:hideMark/>
          </w:tcPr>
          <w:p w14:paraId="78FBDD67" w14:textId="77777777" w:rsidR="00127B22" w:rsidRPr="00583333" w:rsidRDefault="00127B22" w:rsidP="008C67E8">
            <w:pPr>
              <w:spacing w:after="0" w:line="48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Table 3 - Population densities, London.</w:t>
            </w:r>
          </w:p>
        </w:tc>
      </w:tr>
      <w:tr w:rsidR="00127B22" w:rsidRPr="00583333" w14:paraId="6CC253A3" w14:textId="77777777" w:rsidTr="00A3274A">
        <w:trPr>
          <w:trHeight w:val="300"/>
          <w:jc w:val="center"/>
        </w:trPr>
        <w:tc>
          <w:tcPr>
            <w:tcW w:w="2548" w:type="dxa"/>
            <w:tcBorders>
              <w:top w:val="single" w:sz="4" w:space="0" w:color="auto"/>
              <w:left w:val="single" w:sz="4" w:space="0" w:color="auto"/>
              <w:bottom w:val="nil"/>
              <w:right w:val="nil"/>
            </w:tcBorders>
            <w:shd w:val="clear" w:color="000000" w:fill="FFFFFF"/>
            <w:noWrap/>
            <w:vAlign w:val="bottom"/>
            <w:hideMark/>
          </w:tcPr>
          <w:p w14:paraId="015DAC2F" w14:textId="77777777" w:rsidR="00127B22" w:rsidRPr="00583333" w:rsidRDefault="00127B22"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Max Ward:</w:t>
            </w:r>
          </w:p>
        </w:tc>
        <w:tc>
          <w:tcPr>
            <w:tcW w:w="1192" w:type="dxa"/>
            <w:tcBorders>
              <w:top w:val="single" w:sz="4" w:space="0" w:color="auto"/>
              <w:left w:val="nil"/>
              <w:bottom w:val="nil"/>
              <w:right w:val="single" w:sz="4" w:space="0" w:color="auto"/>
            </w:tcBorders>
            <w:shd w:val="clear" w:color="000000" w:fill="FFFFFF"/>
            <w:noWrap/>
            <w:vAlign w:val="bottom"/>
            <w:hideMark/>
          </w:tcPr>
          <w:p w14:paraId="01A33203" w14:textId="77777777"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0.0289</w:t>
            </w:r>
          </w:p>
        </w:tc>
      </w:tr>
      <w:tr w:rsidR="00127B22" w:rsidRPr="00583333" w14:paraId="1B6D64AE" w14:textId="77777777" w:rsidTr="00A3274A">
        <w:trPr>
          <w:trHeight w:val="300"/>
          <w:jc w:val="center"/>
        </w:trPr>
        <w:tc>
          <w:tcPr>
            <w:tcW w:w="2548" w:type="dxa"/>
            <w:tcBorders>
              <w:top w:val="nil"/>
              <w:left w:val="single" w:sz="4" w:space="0" w:color="auto"/>
              <w:bottom w:val="nil"/>
              <w:right w:val="nil"/>
            </w:tcBorders>
            <w:shd w:val="clear" w:color="000000" w:fill="FFFFFF"/>
            <w:noWrap/>
            <w:vAlign w:val="bottom"/>
            <w:hideMark/>
          </w:tcPr>
          <w:p w14:paraId="760F828B" w14:textId="77777777" w:rsidR="00127B22" w:rsidRPr="00583333" w:rsidRDefault="00127B22"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Max Boroughs:</w:t>
            </w:r>
          </w:p>
        </w:tc>
        <w:tc>
          <w:tcPr>
            <w:tcW w:w="1192" w:type="dxa"/>
            <w:tcBorders>
              <w:top w:val="nil"/>
              <w:left w:val="nil"/>
              <w:bottom w:val="nil"/>
              <w:right w:val="single" w:sz="4" w:space="0" w:color="auto"/>
            </w:tcBorders>
            <w:shd w:val="clear" w:color="000000" w:fill="FFFFFF"/>
            <w:noWrap/>
            <w:vAlign w:val="bottom"/>
            <w:hideMark/>
          </w:tcPr>
          <w:p w14:paraId="4C0FF66C" w14:textId="77777777"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0.0164</w:t>
            </w:r>
          </w:p>
        </w:tc>
      </w:tr>
      <w:tr w:rsidR="00127B22" w:rsidRPr="00583333" w14:paraId="46F6107C" w14:textId="77777777" w:rsidTr="00A3274A">
        <w:trPr>
          <w:trHeight w:val="300"/>
          <w:jc w:val="center"/>
        </w:trPr>
        <w:tc>
          <w:tcPr>
            <w:tcW w:w="2548" w:type="dxa"/>
            <w:tcBorders>
              <w:top w:val="nil"/>
              <w:left w:val="single" w:sz="4" w:space="0" w:color="auto"/>
              <w:bottom w:val="single" w:sz="4" w:space="0" w:color="auto"/>
              <w:right w:val="nil"/>
            </w:tcBorders>
            <w:shd w:val="clear" w:color="000000" w:fill="FFFFFF"/>
            <w:noWrap/>
            <w:vAlign w:val="bottom"/>
            <w:hideMark/>
          </w:tcPr>
          <w:p w14:paraId="4EBC19B6" w14:textId="77777777" w:rsidR="00127B22" w:rsidRPr="00583333" w:rsidRDefault="00127B22" w:rsidP="008C67E8">
            <w:pPr>
              <w:spacing w:after="0" w:line="48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Overall:</w:t>
            </w:r>
          </w:p>
        </w:tc>
        <w:tc>
          <w:tcPr>
            <w:tcW w:w="1192" w:type="dxa"/>
            <w:tcBorders>
              <w:top w:val="nil"/>
              <w:left w:val="nil"/>
              <w:bottom w:val="single" w:sz="4" w:space="0" w:color="auto"/>
              <w:right w:val="single" w:sz="4" w:space="0" w:color="auto"/>
            </w:tcBorders>
            <w:shd w:val="clear" w:color="000000" w:fill="FFFFFF"/>
            <w:noWrap/>
            <w:vAlign w:val="bottom"/>
            <w:hideMark/>
          </w:tcPr>
          <w:p w14:paraId="2133454B" w14:textId="77777777" w:rsidR="00127B22" w:rsidRPr="00583333" w:rsidRDefault="00127B22" w:rsidP="008C67E8">
            <w:pPr>
              <w:spacing w:after="0" w:line="48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0.0058</w:t>
            </w:r>
          </w:p>
        </w:tc>
      </w:tr>
    </w:tbl>
    <w:p w14:paraId="4008C895" w14:textId="77777777" w:rsidR="00A3274A" w:rsidRPr="00583333" w:rsidRDefault="00A3274A" w:rsidP="008C67E8">
      <w:pPr>
        <w:spacing w:line="480" w:lineRule="auto"/>
        <w:rPr>
          <w:rFonts w:ascii="Times New Roman" w:hAnsi="Times New Roman" w:cs="Times New Roman"/>
          <w:sz w:val="24"/>
          <w:szCs w:val="24"/>
        </w:rPr>
      </w:pPr>
    </w:p>
    <w:p w14:paraId="60CB69D0" w14:textId="09DB3783" w:rsidR="00A3274A" w:rsidRPr="00583333" w:rsidRDefault="00A3274A"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Figure 6 – Population density, Boroughs, London</w:t>
      </w:r>
      <w:r w:rsidRPr="00583333">
        <w:rPr>
          <w:rFonts w:ascii="Times New Roman" w:hAnsi="Times New Roman" w:cs="Times New Roman"/>
          <w:i/>
          <w:iCs/>
          <w:sz w:val="24"/>
          <w:szCs w:val="24"/>
        </w:rPr>
        <w:br/>
      </w:r>
      <w:r w:rsidRPr="00583333">
        <w:rPr>
          <w:rFonts w:ascii="Times New Roman" w:hAnsi="Times New Roman" w:cs="Times New Roman"/>
          <w:i/>
          <w:iCs/>
          <w:noProof/>
          <w:sz w:val="24"/>
          <w:szCs w:val="24"/>
        </w:rPr>
        <w:drawing>
          <wp:inline distT="0" distB="0" distL="0" distR="0" wp14:anchorId="7E7A1EAD" wp14:editId="6403EA93">
            <wp:extent cx="4911696" cy="3240000"/>
            <wp:effectExtent l="0" t="0" r="3810" b="0"/>
            <wp:docPr id="11" name="Picture 1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p_dens_london_borougs.jpg"/>
                    <pic:cNvPicPr/>
                  </pic:nvPicPr>
                  <pic:blipFill>
                    <a:blip r:embed="rId20">
                      <a:extLst>
                        <a:ext uri="{28A0092B-C50C-407E-A947-70E740481C1C}">
                          <a14:useLocalDpi xmlns:a14="http://schemas.microsoft.com/office/drawing/2010/main" val="0"/>
                        </a:ext>
                      </a:extLst>
                    </a:blip>
                    <a:stretch>
                      <a:fillRect/>
                    </a:stretch>
                  </pic:blipFill>
                  <pic:spPr>
                    <a:xfrm>
                      <a:off x="0" y="0"/>
                      <a:ext cx="4911696" cy="3240000"/>
                    </a:xfrm>
                    <a:prstGeom prst="rect">
                      <a:avLst/>
                    </a:prstGeom>
                  </pic:spPr>
                </pic:pic>
              </a:graphicData>
            </a:graphic>
          </wp:inline>
        </w:drawing>
      </w:r>
    </w:p>
    <w:p w14:paraId="43536617" w14:textId="01EA5C8B" w:rsidR="003C7C89" w:rsidRPr="00583333" w:rsidRDefault="00A3274A" w:rsidP="008C67E8">
      <w:pPr>
        <w:spacing w:line="480" w:lineRule="auto"/>
        <w:jc w:val="center"/>
        <w:rPr>
          <w:rFonts w:ascii="Times New Roman" w:hAnsi="Times New Roman" w:cs="Times New Roman"/>
          <w:i/>
          <w:iCs/>
          <w:sz w:val="20"/>
          <w:szCs w:val="20"/>
        </w:rPr>
      </w:pPr>
      <w:r w:rsidRPr="00583333">
        <w:rPr>
          <w:rFonts w:ascii="Times New Roman" w:hAnsi="Times New Roman" w:cs="Times New Roman"/>
          <w:i/>
          <w:iCs/>
          <w:sz w:val="20"/>
          <w:szCs w:val="20"/>
        </w:rPr>
        <w:t>"Contains National Statistics data © Crown copyright and database right [2015]" and "Contains Ordnance Survey data © Crown copyright and database right [2015]"</w:t>
      </w:r>
    </w:p>
    <w:p w14:paraId="16ED001D" w14:textId="28936A45" w:rsidR="00494D8B" w:rsidRPr="00583333" w:rsidRDefault="00494D8B" w:rsidP="008C67E8">
      <w:pPr>
        <w:spacing w:line="480" w:lineRule="auto"/>
        <w:rPr>
          <w:rFonts w:ascii="Times New Roman" w:hAnsi="Times New Roman" w:cs="Times New Roman"/>
          <w:sz w:val="24"/>
          <w:szCs w:val="24"/>
        </w:rPr>
      </w:pPr>
      <w:commentRangeStart w:id="55"/>
      <w:r w:rsidRPr="00583333">
        <w:rPr>
          <w:rFonts w:ascii="Times New Roman" w:hAnsi="Times New Roman" w:cs="Times New Roman"/>
          <w:sz w:val="24"/>
          <w:szCs w:val="24"/>
        </w:rPr>
        <w:t>Figure 6 and 7 show the population density in London</w:t>
      </w:r>
      <w:r w:rsidR="003B1FFD" w:rsidRPr="00583333">
        <w:rPr>
          <w:rFonts w:ascii="Times New Roman" w:hAnsi="Times New Roman" w:cs="Times New Roman"/>
          <w:sz w:val="24"/>
          <w:szCs w:val="24"/>
        </w:rPr>
        <w:t>, at</w:t>
      </w:r>
      <w:r w:rsidRPr="00583333">
        <w:rPr>
          <w:rFonts w:ascii="Times New Roman" w:hAnsi="Times New Roman" w:cs="Times New Roman"/>
          <w:sz w:val="24"/>
          <w:szCs w:val="24"/>
        </w:rPr>
        <w:t xml:space="preserve"> borough and ward level respectively. </w:t>
      </w:r>
      <w:commentRangeEnd w:id="55"/>
      <w:r w:rsidR="008D5AED">
        <w:rPr>
          <w:rStyle w:val="CommentReference"/>
        </w:rPr>
        <w:commentReference w:id="55"/>
      </w:r>
      <w:r w:rsidRPr="00583333">
        <w:rPr>
          <w:rFonts w:ascii="Times New Roman" w:hAnsi="Times New Roman" w:cs="Times New Roman"/>
          <w:sz w:val="24"/>
          <w:szCs w:val="24"/>
        </w:rPr>
        <w:t xml:space="preserve">It is no surprise that the </w:t>
      </w:r>
      <w:r w:rsidR="00A664CD" w:rsidRPr="00583333">
        <w:rPr>
          <w:rFonts w:ascii="Times New Roman" w:hAnsi="Times New Roman" w:cs="Times New Roman"/>
          <w:sz w:val="24"/>
          <w:szCs w:val="24"/>
        </w:rPr>
        <w:t>densest</w:t>
      </w:r>
      <w:r w:rsidRPr="00583333">
        <w:rPr>
          <w:rFonts w:ascii="Times New Roman" w:hAnsi="Times New Roman" w:cs="Times New Roman"/>
          <w:sz w:val="24"/>
          <w:szCs w:val="24"/>
        </w:rPr>
        <w:t xml:space="preserve"> areas are close to the city centre, and the </w:t>
      </w:r>
      <w:r w:rsidR="00F6795A" w:rsidRPr="00583333">
        <w:rPr>
          <w:rFonts w:ascii="Times New Roman" w:hAnsi="Times New Roman" w:cs="Times New Roman"/>
          <w:sz w:val="24"/>
          <w:szCs w:val="24"/>
        </w:rPr>
        <w:t>densest</w:t>
      </w:r>
      <w:r w:rsidRPr="00583333">
        <w:rPr>
          <w:rFonts w:ascii="Times New Roman" w:hAnsi="Times New Roman" w:cs="Times New Roman"/>
          <w:sz w:val="24"/>
          <w:szCs w:val="24"/>
        </w:rPr>
        <w:t xml:space="preserve"> ward is located within </w:t>
      </w:r>
      <w:commentRangeStart w:id="56"/>
      <w:r w:rsidRPr="00583333">
        <w:rPr>
          <w:rFonts w:ascii="Times New Roman" w:hAnsi="Times New Roman" w:cs="Times New Roman"/>
          <w:sz w:val="24"/>
          <w:szCs w:val="24"/>
        </w:rPr>
        <w:t>Westminster borough</w:t>
      </w:r>
      <w:r w:rsidR="00A664CD" w:rsidRPr="00583333">
        <w:rPr>
          <w:rFonts w:ascii="Times New Roman" w:hAnsi="Times New Roman" w:cs="Times New Roman"/>
          <w:sz w:val="24"/>
          <w:szCs w:val="24"/>
        </w:rPr>
        <w:t xml:space="preserve">, namely Church </w:t>
      </w:r>
      <w:commentRangeEnd w:id="56"/>
      <w:r w:rsidR="00CC3609">
        <w:rPr>
          <w:rStyle w:val="CommentReference"/>
        </w:rPr>
        <w:commentReference w:id="56"/>
      </w:r>
      <w:r w:rsidR="00A664CD" w:rsidRPr="00583333">
        <w:rPr>
          <w:rFonts w:ascii="Times New Roman" w:hAnsi="Times New Roman" w:cs="Times New Roman"/>
          <w:sz w:val="24"/>
          <w:szCs w:val="24"/>
        </w:rPr>
        <w:t>Street</w:t>
      </w:r>
      <w:r w:rsidRPr="00583333">
        <w:rPr>
          <w:rFonts w:ascii="Times New Roman" w:hAnsi="Times New Roman" w:cs="Times New Roman"/>
          <w:sz w:val="24"/>
          <w:szCs w:val="24"/>
        </w:rPr>
        <w:t>.</w:t>
      </w:r>
    </w:p>
    <w:p w14:paraId="0D851C3C" w14:textId="18F7F5A9" w:rsidR="00A3274A" w:rsidRPr="00583333" w:rsidRDefault="00A3274A"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 xml:space="preserve">Figure 7 – </w:t>
      </w:r>
      <w:commentRangeStart w:id="57"/>
      <w:r w:rsidRPr="00583333">
        <w:rPr>
          <w:rFonts w:ascii="Times New Roman" w:hAnsi="Times New Roman" w:cs="Times New Roman"/>
          <w:i/>
          <w:iCs/>
          <w:sz w:val="24"/>
          <w:szCs w:val="24"/>
        </w:rPr>
        <w:t>Population density</w:t>
      </w:r>
      <w:commentRangeEnd w:id="57"/>
      <w:r w:rsidR="000C7DE5">
        <w:rPr>
          <w:rStyle w:val="CommentReference"/>
        </w:rPr>
        <w:commentReference w:id="57"/>
      </w:r>
      <w:r w:rsidRPr="00583333">
        <w:rPr>
          <w:rFonts w:ascii="Times New Roman" w:hAnsi="Times New Roman" w:cs="Times New Roman"/>
          <w:i/>
          <w:iCs/>
          <w:sz w:val="24"/>
          <w:szCs w:val="24"/>
        </w:rPr>
        <w:t xml:space="preserve">, Wards, London </w:t>
      </w:r>
      <w:r w:rsidRPr="00583333">
        <w:rPr>
          <w:rFonts w:ascii="Times New Roman" w:hAnsi="Times New Roman" w:cs="Times New Roman"/>
          <w:i/>
          <w:iCs/>
          <w:sz w:val="24"/>
          <w:szCs w:val="24"/>
        </w:rPr>
        <w:br/>
      </w:r>
      <w:r w:rsidRPr="00583333">
        <w:rPr>
          <w:rFonts w:ascii="Times New Roman" w:hAnsi="Times New Roman" w:cs="Times New Roman"/>
          <w:i/>
          <w:iCs/>
          <w:noProof/>
          <w:sz w:val="24"/>
          <w:szCs w:val="24"/>
        </w:rPr>
        <w:drawing>
          <wp:inline distT="0" distB="0" distL="0" distR="0" wp14:anchorId="47D0DCE0" wp14:editId="167BD9E8">
            <wp:extent cx="4911696" cy="3240000"/>
            <wp:effectExtent l="0" t="0" r="381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p_dens_london_wards.jpg"/>
                    <pic:cNvPicPr/>
                  </pic:nvPicPr>
                  <pic:blipFill>
                    <a:blip r:embed="rId21">
                      <a:extLst>
                        <a:ext uri="{28A0092B-C50C-407E-A947-70E740481C1C}">
                          <a14:useLocalDpi xmlns:a14="http://schemas.microsoft.com/office/drawing/2010/main" val="0"/>
                        </a:ext>
                      </a:extLst>
                    </a:blip>
                    <a:stretch>
                      <a:fillRect/>
                    </a:stretch>
                  </pic:blipFill>
                  <pic:spPr>
                    <a:xfrm>
                      <a:off x="0" y="0"/>
                      <a:ext cx="4911696" cy="3240000"/>
                    </a:xfrm>
                    <a:prstGeom prst="rect">
                      <a:avLst/>
                    </a:prstGeom>
                  </pic:spPr>
                </pic:pic>
              </a:graphicData>
            </a:graphic>
          </wp:inline>
        </w:drawing>
      </w:r>
      <w:r w:rsidRPr="00583333">
        <w:rPr>
          <w:rFonts w:ascii="Times New Roman" w:hAnsi="Times New Roman" w:cs="Times New Roman"/>
          <w:i/>
          <w:iCs/>
          <w:sz w:val="24"/>
          <w:szCs w:val="24"/>
        </w:rPr>
        <w:br/>
      </w:r>
      <w:r w:rsidRPr="00583333">
        <w:rPr>
          <w:rFonts w:ascii="Times New Roman" w:hAnsi="Times New Roman" w:cs="Times New Roman"/>
          <w:i/>
          <w:iCs/>
          <w:sz w:val="20"/>
          <w:szCs w:val="20"/>
        </w:rPr>
        <w:t>"Contains National Statistics data © Crown copyright and database right [2015]" and "Contains Ordnance Survey data © Crown copyright and database right [2015]"</w:t>
      </w:r>
    </w:p>
    <w:p w14:paraId="26FD4115" w14:textId="0AFF59F3" w:rsidR="002857BF" w:rsidRPr="00583333" w:rsidRDefault="00DD2296"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t xml:space="preserve">  </w:t>
      </w:r>
      <w:bookmarkStart w:id="58" w:name="_Toc15890601"/>
      <w:r w:rsidR="002857BF" w:rsidRPr="00583333">
        <w:rPr>
          <w:rFonts w:ascii="Times New Roman" w:hAnsi="Times New Roman" w:cs="Times New Roman"/>
          <w:color w:val="auto"/>
          <w:sz w:val="26"/>
          <w:szCs w:val="26"/>
        </w:rPr>
        <w:t>Academy</w:t>
      </w:r>
      <w:bookmarkEnd w:id="58"/>
    </w:p>
    <w:p w14:paraId="73724E93" w14:textId="6D1649CE" w:rsidR="00832BE9" w:rsidRPr="00583333" w:rsidRDefault="003B1FF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Up until now,</w:t>
      </w:r>
      <w:r w:rsidR="000E2D5D" w:rsidRPr="00583333">
        <w:rPr>
          <w:rFonts w:ascii="Times New Roman" w:hAnsi="Times New Roman" w:cs="Times New Roman"/>
          <w:sz w:val="24"/>
          <w:szCs w:val="24"/>
        </w:rPr>
        <w:t xml:space="preserve"> none of the outlined parts of the environment been specific to the ML-Agents toolkit</w:t>
      </w:r>
      <w:r w:rsidRPr="00583333">
        <w:rPr>
          <w:rFonts w:ascii="Times New Roman" w:hAnsi="Times New Roman" w:cs="Times New Roman"/>
          <w:sz w:val="24"/>
          <w:szCs w:val="24"/>
        </w:rPr>
        <w:t>.</w:t>
      </w:r>
      <w:r w:rsidR="000E2D5D" w:rsidRPr="00583333">
        <w:rPr>
          <w:rFonts w:ascii="Times New Roman" w:hAnsi="Times New Roman" w:cs="Times New Roman"/>
          <w:sz w:val="24"/>
          <w:szCs w:val="24"/>
        </w:rPr>
        <w:t xml:space="preserve"> The academy is one of three cornerstones of the toolkit, and it serves </w:t>
      </w:r>
      <w:r w:rsidR="002857BF" w:rsidRPr="00583333">
        <w:rPr>
          <w:rFonts w:ascii="Times New Roman" w:hAnsi="Times New Roman" w:cs="Times New Roman"/>
          <w:sz w:val="24"/>
          <w:szCs w:val="24"/>
        </w:rPr>
        <w:t>to bridge actions and observations to the TensorFlow-based models in Python</w:t>
      </w:r>
      <w:r w:rsidR="000E2D5D" w:rsidRPr="00583333">
        <w:rPr>
          <w:rFonts w:ascii="Times New Roman" w:hAnsi="Times New Roman" w:cs="Times New Roman"/>
          <w:sz w:val="24"/>
          <w:szCs w:val="24"/>
        </w:rPr>
        <w:t>.</w:t>
      </w:r>
      <w:r w:rsidR="00F2556E" w:rsidRPr="00583333">
        <w:rPr>
          <w:rFonts w:ascii="Times New Roman" w:hAnsi="Times New Roman" w:cs="Times New Roman"/>
          <w:sz w:val="24"/>
          <w:szCs w:val="24"/>
        </w:rPr>
        <w:t xml:space="preserve"> </w:t>
      </w:r>
      <w:r w:rsidR="00A24609" w:rsidRPr="00583333">
        <w:rPr>
          <w:rFonts w:ascii="Times New Roman" w:hAnsi="Times New Roman" w:cs="Times New Roman"/>
          <w:sz w:val="24"/>
          <w:szCs w:val="24"/>
        </w:rPr>
        <w:t>To be right, i</w:t>
      </w:r>
      <w:r w:rsidR="00F2556E" w:rsidRPr="00583333">
        <w:rPr>
          <w:rFonts w:ascii="Times New Roman" w:hAnsi="Times New Roman" w:cs="Times New Roman"/>
          <w:sz w:val="24"/>
          <w:szCs w:val="24"/>
        </w:rPr>
        <w:t xml:space="preserve">t is </w:t>
      </w:r>
      <w:r w:rsidR="00A24609" w:rsidRPr="00583333">
        <w:rPr>
          <w:rFonts w:ascii="Times New Roman" w:hAnsi="Times New Roman" w:cs="Times New Roman"/>
          <w:sz w:val="24"/>
          <w:szCs w:val="24"/>
        </w:rPr>
        <w:t xml:space="preserve">an instance </w:t>
      </w:r>
      <w:r w:rsidR="00F2556E" w:rsidRPr="00583333">
        <w:rPr>
          <w:rFonts w:ascii="Times New Roman" w:hAnsi="Times New Roman" w:cs="Times New Roman"/>
          <w:sz w:val="24"/>
          <w:szCs w:val="24"/>
        </w:rPr>
        <w:t xml:space="preserve">referred to as the </w:t>
      </w:r>
      <w:r w:rsidR="00F2556E" w:rsidRPr="00583333">
        <w:rPr>
          <w:rFonts w:ascii="Times New Roman" w:hAnsi="Times New Roman" w:cs="Times New Roman"/>
          <w:i/>
          <w:iCs/>
          <w:sz w:val="24"/>
          <w:szCs w:val="24"/>
        </w:rPr>
        <w:t>brain</w:t>
      </w:r>
      <w:r w:rsidR="00F2556E" w:rsidRPr="00583333">
        <w:rPr>
          <w:rFonts w:ascii="Times New Roman" w:hAnsi="Times New Roman" w:cs="Times New Roman"/>
          <w:sz w:val="24"/>
          <w:szCs w:val="24"/>
        </w:rPr>
        <w:t xml:space="preserve"> that serves as the bridge, but one cannot have a brain without an academy. </w:t>
      </w:r>
      <w:r w:rsidR="0042203C" w:rsidRPr="00583333">
        <w:rPr>
          <w:rFonts w:ascii="Times New Roman" w:hAnsi="Times New Roman" w:cs="Times New Roman"/>
          <w:sz w:val="24"/>
          <w:szCs w:val="24"/>
        </w:rPr>
        <w:t>The academy has only a single component attached, and t</w:t>
      </w:r>
      <w:r w:rsidR="00832BE9" w:rsidRPr="00583333">
        <w:rPr>
          <w:rFonts w:ascii="Times New Roman" w:hAnsi="Times New Roman" w:cs="Times New Roman"/>
          <w:sz w:val="24"/>
          <w:szCs w:val="24"/>
        </w:rPr>
        <w:t xml:space="preserve">he content of the academy </w:t>
      </w:r>
      <w:r w:rsidR="0042203C" w:rsidRPr="00583333">
        <w:rPr>
          <w:rFonts w:ascii="Times New Roman" w:hAnsi="Times New Roman" w:cs="Times New Roman"/>
          <w:sz w:val="24"/>
          <w:szCs w:val="24"/>
        </w:rPr>
        <w:t>script</w:t>
      </w:r>
      <w:r w:rsidR="00832BE9" w:rsidRPr="00583333">
        <w:rPr>
          <w:rFonts w:ascii="Times New Roman" w:hAnsi="Times New Roman" w:cs="Times New Roman"/>
          <w:sz w:val="24"/>
          <w:szCs w:val="24"/>
        </w:rPr>
        <w:t xml:space="preserve"> is seen in figure </w:t>
      </w:r>
      <w:r w:rsidR="001638D0" w:rsidRPr="00583333">
        <w:rPr>
          <w:rFonts w:ascii="Times New Roman" w:hAnsi="Times New Roman" w:cs="Times New Roman"/>
          <w:sz w:val="24"/>
          <w:szCs w:val="24"/>
        </w:rPr>
        <w:t>9</w:t>
      </w:r>
      <w:r w:rsidR="00832BE9" w:rsidRPr="00583333">
        <w:rPr>
          <w:rFonts w:ascii="Times New Roman" w:hAnsi="Times New Roman" w:cs="Times New Roman"/>
          <w:sz w:val="24"/>
          <w:szCs w:val="24"/>
        </w:rPr>
        <w:t>.</w:t>
      </w:r>
    </w:p>
    <w:p w14:paraId="1A07E633" w14:textId="682981BC" w:rsidR="0005028C" w:rsidRPr="00583333" w:rsidRDefault="0005028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Brain</w:t>
      </w:r>
    </w:p>
    <w:p w14:paraId="1A0AD5EA" w14:textId="77777777" w:rsidR="001638D0" w:rsidRPr="00583333" w:rsidRDefault="00832BE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brain is what makes determines the action, based on the observed observations in the current state, and the academy facilitates the training of the brain. There are two types of brains, learning brains and player trains. Learning brains learns the policy based on the neural network, implemented in TensorFlow and is to be elaborated on in </w:t>
      </w:r>
      <w:r w:rsidR="0005028C" w:rsidRPr="00583333">
        <w:rPr>
          <w:rFonts w:ascii="Times New Roman" w:hAnsi="Times New Roman" w:cs="Times New Roman"/>
          <w:sz w:val="24"/>
          <w:szCs w:val="24"/>
        </w:rPr>
        <w:t>a</w:t>
      </w:r>
      <w:r w:rsidRPr="00583333">
        <w:rPr>
          <w:rFonts w:ascii="Times New Roman" w:hAnsi="Times New Roman" w:cs="Times New Roman"/>
          <w:sz w:val="24"/>
          <w:szCs w:val="24"/>
        </w:rPr>
        <w:t xml:space="preserve"> following section. The </w:t>
      </w:r>
      <w:r w:rsidRPr="00583333">
        <w:rPr>
          <w:rFonts w:ascii="Times New Roman" w:hAnsi="Times New Roman" w:cs="Times New Roman"/>
          <w:sz w:val="24"/>
          <w:szCs w:val="24"/>
        </w:rPr>
        <w:lastRenderedPageBreak/>
        <w:t xml:space="preserve">player brains allow the researcher to test before invoking the learning brain, by giving the researcher the option to control the agent with keys on the keypad. </w:t>
      </w:r>
      <w:r w:rsidR="001638D0" w:rsidRPr="00583333">
        <w:rPr>
          <w:rFonts w:ascii="Times New Roman" w:hAnsi="Times New Roman" w:cs="Times New Roman"/>
          <w:sz w:val="24"/>
          <w:szCs w:val="24"/>
        </w:rPr>
        <w:t>See figure 8 for the configuration of a brain.</w:t>
      </w:r>
    </w:p>
    <w:p w14:paraId="4CB0BB45" w14:textId="77777777" w:rsidR="001638D0" w:rsidRPr="00583333" w:rsidRDefault="001638D0"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Figure 8 – A learning brain</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1BE505A4" wp14:editId="0D917DF4">
            <wp:extent cx="2104511" cy="18000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rningBrain.PNG"/>
                    <pic:cNvPicPr/>
                  </pic:nvPicPr>
                  <pic:blipFill>
                    <a:blip r:embed="rId22">
                      <a:extLst>
                        <a:ext uri="{28A0092B-C50C-407E-A947-70E740481C1C}">
                          <a14:useLocalDpi xmlns:a14="http://schemas.microsoft.com/office/drawing/2010/main" val="0"/>
                        </a:ext>
                      </a:extLst>
                    </a:blip>
                    <a:stretch>
                      <a:fillRect/>
                    </a:stretch>
                  </pic:blipFill>
                  <pic:spPr>
                    <a:xfrm>
                      <a:off x="0" y="0"/>
                      <a:ext cx="2104511" cy="1800000"/>
                    </a:xfrm>
                    <a:prstGeom prst="rect">
                      <a:avLst/>
                    </a:prstGeom>
                  </pic:spPr>
                </pic:pic>
              </a:graphicData>
            </a:graphic>
          </wp:inline>
        </w:drawing>
      </w:r>
    </w:p>
    <w:p w14:paraId="4436A2D7" w14:textId="20A307D4" w:rsidR="00832BE9" w:rsidRPr="00583333" w:rsidRDefault="0005028C" w:rsidP="008C67E8">
      <w:pPr>
        <w:spacing w:line="480" w:lineRule="auto"/>
        <w:rPr>
          <w:rFonts w:ascii="Times New Roman" w:hAnsi="Times New Roman" w:cs="Times New Roman"/>
          <w:i/>
          <w:iCs/>
          <w:sz w:val="24"/>
          <w:szCs w:val="24"/>
        </w:rPr>
      </w:pPr>
      <w:r w:rsidRPr="00583333">
        <w:rPr>
          <w:rFonts w:ascii="Times New Roman" w:hAnsi="Times New Roman" w:cs="Times New Roman"/>
          <w:sz w:val="24"/>
          <w:szCs w:val="24"/>
        </w:rPr>
        <w:t xml:space="preserve">A </w:t>
      </w:r>
      <w:r w:rsidR="00832BE9" w:rsidRPr="00583333">
        <w:rPr>
          <w:rFonts w:ascii="Times New Roman" w:hAnsi="Times New Roman" w:cs="Times New Roman"/>
          <w:sz w:val="24"/>
          <w:szCs w:val="24"/>
        </w:rPr>
        <w:t xml:space="preserve">brain can take </w:t>
      </w:r>
      <w:r w:rsidR="00832BE9" w:rsidRPr="00583333">
        <w:rPr>
          <w:rFonts w:ascii="Times New Roman" w:hAnsi="Times New Roman" w:cs="Times New Roman"/>
          <w:i/>
          <w:iCs/>
          <w:sz w:val="24"/>
          <w:szCs w:val="24"/>
        </w:rPr>
        <w:t>vector observations</w:t>
      </w:r>
      <w:r w:rsidR="00832BE9" w:rsidRPr="00583333">
        <w:rPr>
          <w:rFonts w:ascii="Times New Roman" w:hAnsi="Times New Roman" w:cs="Times New Roman"/>
          <w:sz w:val="24"/>
          <w:szCs w:val="24"/>
        </w:rPr>
        <w:t xml:space="preserve"> as well as </w:t>
      </w:r>
      <w:r w:rsidR="00832BE9" w:rsidRPr="00583333">
        <w:rPr>
          <w:rFonts w:ascii="Times New Roman" w:hAnsi="Times New Roman" w:cs="Times New Roman"/>
          <w:i/>
          <w:iCs/>
          <w:sz w:val="24"/>
          <w:szCs w:val="24"/>
        </w:rPr>
        <w:t>visual observations</w:t>
      </w:r>
      <w:r w:rsidR="00460F03" w:rsidRPr="00583333">
        <w:rPr>
          <w:rFonts w:ascii="Times New Roman" w:hAnsi="Times New Roman" w:cs="Times New Roman"/>
          <w:i/>
          <w:iCs/>
          <w:sz w:val="24"/>
          <w:szCs w:val="24"/>
        </w:rPr>
        <w:t xml:space="preserve"> </w:t>
      </w:r>
      <w:r w:rsidR="00460F03" w:rsidRPr="00583333">
        <w:rPr>
          <w:rFonts w:ascii="Times New Roman" w:hAnsi="Times New Roman" w:cs="Times New Roman"/>
          <w:sz w:val="24"/>
          <w:szCs w:val="24"/>
        </w:rPr>
        <w:t>as input</w:t>
      </w:r>
      <w:r w:rsidR="00832BE9" w:rsidRPr="00583333">
        <w:rPr>
          <w:rFonts w:ascii="Times New Roman" w:hAnsi="Times New Roman" w:cs="Times New Roman"/>
          <w:sz w:val="24"/>
          <w:szCs w:val="24"/>
        </w:rPr>
        <w:t xml:space="preserve">, and it outputs an action vector. The size of both the observation vectors and the action vector </w:t>
      </w:r>
      <w:r w:rsidR="001638D0" w:rsidRPr="00583333">
        <w:rPr>
          <w:rFonts w:ascii="Times New Roman" w:hAnsi="Times New Roman" w:cs="Times New Roman"/>
          <w:sz w:val="24"/>
          <w:szCs w:val="24"/>
        </w:rPr>
        <w:t>is</w:t>
      </w:r>
      <w:r w:rsidR="00832BE9" w:rsidRPr="00583333">
        <w:rPr>
          <w:rFonts w:ascii="Times New Roman" w:hAnsi="Times New Roman" w:cs="Times New Roman"/>
          <w:sz w:val="24"/>
          <w:szCs w:val="24"/>
        </w:rPr>
        <w:t xml:space="preserve"> specified by the researcher, and it is highly problem specific.</w:t>
      </w:r>
      <w:r w:rsidR="00832BE9" w:rsidRPr="00583333">
        <w:rPr>
          <w:rFonts w:ascii="Times New Roman" w:hAnsi="Times New Roman" w:cs="Times New Roman"/>
          <w:sz w:val="24"/>
          <w:szCs w:val="24"/>
        </w:rPr>
        <w:br/>
        <w:t>The learning brain used this case takes in vector observations, as visual observations requires more computational power than available for this paper. The size of the vector is 126 and the size is determined by specifications in the agent.</w:t>
      </w:r>
      <w:r w:rsidR="00B7552D" w:rsidRPr="00583333">
        <w:rPr>
          <w:rFonts w:ascii="Times New Roman" w:hAnsi="Times New Roman" w:cs="Times New Roman"/>
          <w:sz w:val="24"/>
          <w:szCs w:val="24"/>
        </w:rPr>
        <w:t xml:space="preserve"> Describe partial/full observability.</w:t>
      </w:r>
      <w:r w:rsidR="00832BE9" w:rsidRPr="00583333">
        <w:rPr>
          <w:rFonts w:ascii="Times New Roman" w:hAnsi="Times New Roman" w:cs="Times New Roman"/>
          <w:sz w:val="24"/>
          <w:szCs w:val="24"/>
        </w:rPr>
        <w:br/>
        <w:t xml:space="preserve">When the control checkbox is ticked, </w:t>
      </w:r>
      <w:r w:rsidR="00FE26B7" w:rsidRPr="00583333">
        <w:rPr>
          <w:rFonts w:ascii="Times New Roman" w:hAnsi="Times New Roman" w:cs="Times New Roman"/>
          <w:sz w:val="24"/>
          <w:szCs w:val="24"/>
        </w:rPr>
        <w:t xml:space="preserve">next to the attached learning brain in figure 9, </w:t>
      </w:r>
      <w:r w:rsidR="00832BE9" w:rsidRPr="00583333">
        <w:rPr>
          <w:rFonts w:ascii="Times New Roman" w:hAnsi="Times New Roman" w:cs="Times New Roman"/>
          <w:sz w:val="24"/>
          <w:szCs w:val="24"/>
        </w:rPr>
        <w:t>the agent learns otherwise is uses a pre-trained model</w:t>
      </w:r>
      <w:r w:rsidR="00FE26B7" w:rsidRPr="00583333">
        <w:rPr>
          <w:rFonts w:ascii="Times New Roman" w:hAnsi="Times New Roman" w:cs="Times New Roman"/>
          <w:sz w:val="24"/>
          <w:szCs w:val="24"/>
        </w:rPr>
        <w:t>, which should be attached to the brain, see figure 8</w:t>
      </w:r>
      <w:r w:rsidR="00832BE9" w:rsidRPr="00583333">
        <w:rPr>
          <w:rFonts w:ascii="Times New Roman" w:hAnsi="Times New Roman" w:cs="Times New Roman"/>
          <w:sz w:val="24"/>
          <w:szCs w:val="24"/>
        </w:rPr>
        <w:t>.</w:t>
      </w:r>
    </w:p>
    <w:p w14:paraId="476BADE3" w14:textId="5E9AC418" w:rsidR="00832BE9" w:rsidRPr="00583333" w:rsidRDefault="00832BE9"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lastRenderedPageBreak/>
        <w:t xml:space="preserve">Figure </w:t>
      </w:r>
      <w:r w:rsidR="00FE26B7" w:rsidRPr="00583333">
        <w:rPr>
          <w:rFonts w:ascii="Times New Roman" w:hAnsi="Times New Roman" w:cs="Times New Roman"/>
          <w:i/>
          <w:iCs/>
          <w:sz w:val="24"/>
          <w:szCs w:val="24"/>
        </w:rPr>
        <w:t>9</w:t>
      </w:r>
      <w:r w:rsidRPr="00583333">
        <w:rPr>
          <w:rFonts w:ascii="Times New Roman" w:hAnsi="Times New Roman" w:cs="Times New Roman"/>
          <w:i/>
          <w:iCs/>
          <w:sz w:val="24"/>
          <w:szCs w:val="24"/>
        </w:rPr>
        <w:t xml:space="preserve"> – The academy</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74E06BD8" wp14:editId="600588D7">
            <wp:extent cx="3090000" cy="3600000"/>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ademy.PNG"/>
                    <pic:cNvPicPr/>
                  </pic:nvPicPr>
                  <pic:blipFill>
                    <a:blip r:embed="rId23">
                      <a:extLst>
                        <a:ext uri="{28A0092B-C50C-407E-A947-70E740481C1C}">
                          <a14:useLocalDpi xmlns:a14="http://schemas.microsoft.com/office/drawing/2010/main" val="0"/>
                        </a:ext>
                      </a:extLst>
                    </a:blip>
                    <a:stretch>
                      <a:fillRect/>
                    </a:stretch>
                  </pic:blipFill>
                  <pic:spPr>
                    <a:xfrm>
                      <a:off x="0" y="0"/>
                      <a:ext cx="3090000" cy="3600000"/>
                    </a:xfrm>
                    <a:prstGeom prst="rect">
                      <a:avLst/>
                    </a:prstGeom>
                  </pic:spPr>
                </pic:pic>
              </a:graphicData>
            </a:graphic>
          </wp:inline>
        </w:drawing>
      </w:r>
    </w:p>
    <w:p w14:paraId="209E8115" w14:textId="1C58DF94" w:rsidR="007233DE" w:rsidRPr="00583333" w:rsidRDefault="007233D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It is possible to add more </w:t>
      </w:r>
      <w:r w:rsidR="0042203C" w:rsidRPr="00583333">
        <w:rPr>
          <w:rFonts w:ascii="Times New Roman" w:hAnsi="Times New Roman" w:cs="Times New Roman"/>
          <w:sz w:val="24"/>
          <w:szCs w:val="24"/>
        </w:rPr>
        <w:t xml:space="preserve">than one </w:t>
      </w:r>
      <w:r w:rsidRPr="00583333">
        <w:rPr>
          <w:rFonts w:ascii="Times New Roman" w:hAnsi="Times New Roman" w:cs="Times New Roman"/>
          <w:sz w:val="24"/>
          <w:szCs w:val="24"/>
        </w:rPr>
        <w:t>brain to a single agent; however, it is not possible to train multiple brains on a single agent – yet. Training multiple brains on an agent would present some interesting possibilities, which will be discussed at the end of this paper.</w:t>
      </w:r>
    </w:p>
    <w:p w14:paraId="18860450" w14:textId="2D5A36FF" w:rsidR="0042203C" w:rsidRPr="00583333" w:rsidRDefault="0042203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 xml:space="preserve">Varying complexity </w:t>
      </w:r>
    </w:p>
    <w:p w14:paraId="21050B11" w14:textId="7CC13D48" w:rsidR="00832BE9" w:rsidRPr="00583333" w:rsidRDefault="00C4598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main purpose</w:t>
      </w:r>
      <w:r w:rsidR="0042203C" w:rsidRPr="00583333">
        <w:rPr>
          <w:rFonts w:ascii="Times New Roman" w:hAnsi="Times New Roman" w:cs="Times New Roman"/>
          <w:sz w:val="24"/>
          <w:szCs w:val="24"/>
        </w:rPr>
        <w:t xml:space="preserve"> of the academy</w:t>
      </w:r>
      <w:r w:rsidRPr="00583333">
        <w:rPr>
          <w:rFonts w:ascii="Times New Roman" w:hAnsi="Times New Roman" w:cs="Times New Roman"/>
          <w:sz w:val="24"/>
          <w:szCs w:val="24"/>
        </w:rPr>
        <w:t xml:space="preserve">, besides acting as a container for the brain, is </w:t>
      </w:r>
      <w:r w:rsidR="00832BE9" w:rsidRPr="00583333">
        <w:rPr>
          <w:rFonts w:ascii="Times New Roman" w:hAnsi="Times New Roman" w:cs="Times New Roman"/>
          <w:sz w:val="24"/>
          <w:szCs w:val="24"/>
        </w:rPr>
        <w:t xml:space="preserve">to </w:t>
      </w:r>
      <w:r w:rsidRPr="00583333">
        <w:rPr>
          <w:rFonts w:ascii="Times New Roman" w:hAnsi="Times New Roman" w:cs="Times New Roman"/>
          <w:sz w:val="24"/>
          <w:szCs w:val="24"/>
        </w:rPr>
        <w:t>initialise and alter</w:t>
      </w:r>
      <w:r w:rsidR="00832BE9" w:rsidRPr="00583333">
        <w:rPr>
          <w:rFonts w:ascii="Times New Roman" w:hAnsi="Times New Roman" w:cs="Times New Roman"/>
          <w:sz w:val="24"/>
          <w:szCs w:val="24"/>
        </w:rPr>
        <w:t xml:space="preserve"> the</w:t>
      </w:r>
      <w:r w:rsidR="0042203C" w:rsidRPr="00583333">
        <w:rPr>
          <w:rFonts w:ascii="Times New Roman" w:hAnsi="Times New Roman" w:cs="Times New Roman"/>
          <w:sz w:val="24"/>
          <w:szCs w:val="24"/>
        </w:rPr>
        <w:t xml:space="preserve"> complexity of</w:t>
      </w:r>
      <w:r w:rsidR="00832BE9" w:rsidRPr="00583333">
        <w:rPr>
          <w:rFonts w:ascii="Times New Roman" w:hAnsi="Times New Roman" w:cs="Times New Roman"/>
          <w:sz w:val="24"/>
          <w:szCs w:val="24"/>
        </w:rPr>
        <w:t xml:space="preserve"> environment</w:t>
      </w:r>
      <w:r w:rsidRPr="00583333">
        <w:rPr>
          <w:rFonts w:ascii="Times New Roman" w:hAnsi="Times New Roman" w:cs="Times New Roman"/>
          <w:sz w:val="24"/>
          <w:szCs w:val="24"/>
        </w:rPr>
        <w:t>. This is revealed by taking a look at the code underlying the academy script, which except for some helper functions contains just two methods; InitialiseAcademy() and AcademyReset().</w:t>
      </w:r>
      <w:r w:rsidRPr="00583333">
        <w:rPr>
          <w:rFonts w:ascii="Times New Roman" w:hAnsi="Times New Roman" w:cs="Times New Roman"/>
          <w:sz w:val="24"/>
          <w:szCs w:val="24"/>
        </w:rPr>
        <w:br/>
        <w:t>AcademyReset()</w:t>
      </w:r>
      <w:r w:rsidR="009C7E0C" w:rsidRPr="00583333">
        <w:rPr>
          <w:rFonts w:ascii="Times New Roman" w:hAnsi="Times New Roman" w:cs="Times New Roman"/>
          <w:sz w:val="24"/>
          <w:szCs w:val="24"/>
        </w:rPr>
        <w:t>, for this paper,</w:t>
      </w:r>
      <w:r w:rsidRPr="00583333">
        <w:rPr>
          <w:rFonts w:ascii="Times New Roman" w:hAnsi="Times New Roman" w:cs="Times New Roman"/>
          <w:sz w:val="24"/>
          <w:szCs w:val="24"/>
        </w:rPr>
        <w:t xml:space="preserve"> is only used </w:t>
      </w:r>
      <w:r w:rsidR="009C7E0C" w:rsidRPr="00583333">
        <w:rPr>
          <w:rFonts w:ascii="Times New Roman" w:hAnsi="Times New Roman" w:cs="Times New Roman"/>
          <w:sz w:val="24"/>
          <w:szCs w:val="24"/>
        </w:rPr>
        <w:t>i</w:t>
      </w:r>
      <w:r w:rsidRPr="00583333">
        <w:rPr>
          <w:rFonts w:ascii="Times New Roman" w:hAnsi="Times New Roman" w:cs="Times New Roman"/>
          <w:sz w:val="24"/>
          <w:szCs w:val="24"/>
        </w:rPr>
        <w:t xml:space="preserve">f </w:t>
      </w:r>
      <w:r w:rsidRPr="00583333">
        <w:rPr>
          <w:rFonts w:ascii="Times New Roman" w:hAnsi="Times New Roman" w:cs="Times New Roman"/>
          <w:i/>
          <w:iCs/>
          <w:sz w:val="24"/>
          <w:szCs w:val="24"/>
        </w:rPr>
        <w:t>curriculum learning</w:t>
      </w:r>
      <w:r w:rsidRPr="00583333">
        <w:rPr>
          <w:rFonts w:ascii="Times New Roman" w:hAnsi="Times New Roman" w:cs="Times New Roman"/>
          <w:sz w:val="24"/>
          <w:szCs w:val="24"/>
        </w:rPr>
        <w:t xml:space="preserve"> is utilised, and the purpose is to add increased complexity to the environment at specific times. More on that in the coming section.</w:t>
      </w:r>
      <w:r w:rsidR="009C7E0C" w:rsidRPr="00583333">
        <w:rPr>
          <w:rFonts w:ascii="Times New Roman" w:hAnsi="Times New Roman" w:cs="Times New Roman"/>
          <w:sz w:val="24"/>
          <w:szCs w:val="24"/>
        </w:rPr>
        <w:t xml:space="preserve"> One could alternatively change location of certain objects from the academy</w:t>
      </w:r>
      <w:r w:rsidR="00B06C49" w:rsidRPr="00583333">
        <w:rPr>
          <w:rFonts w:ascii="Times New Roman" w:hAnsi="Times New Roman" w:cs="Times New Roman"/>
          <w:sz w:val="24"/>
          <w:szCs w:val="24"/>
        </w:rPr>
        <w:t xml:space="preserve"> and thereby either using the option to specify a maximum number of steps call </w:t>
      </w:r>
      <w:r w:rsidR="00B06C49" w:rsidRPr="00583333">
        <w:rPr>
          <w:rFonts w:ascii="Times New Roman" w:hAnsi="Times New Roman" w:cs="Times New Roman"/>
          <w:i/>
          <w:iCs/>
          <w:sz w:val="24"/>
          <w:szCs w:val="24"/>
        </w:rPr>
        <w:lastRenderedPageBreak/>
        <w:t>Done</w:t>
      </w:r>
      <w:r w:rsidR="00B06C49" w:rsidRPr="00583333">
        <w:rPr>
          <w:rFonts w:ascii="Times New Roman" w:hAnsi="Times New Roman" w:cs="Times New Roman"/>
          <w:sz w:val="24"/>
          <w:szCs w:val="24"/>
        </w:rPr>
        <w:t xml:space="preserve"> to reset</w:t>
      </w:r>
      <w:r w:rsidR="009C7E0C" w:rsidRPr="00583333">
        <w:rPr>
          <w:rFonts w:ascii="Times New Roman" w:hAnsi="Times New Roman" w:cs="Times New Roman"/>
          <w:sz w:val="24"/>
          <w:szCs w:val="24"/>
        </w:rPr>
        <w:t xml:space="preserve">, but that is not </w:t>
      </w:r>
      <w:r w:rsidR="00B06C49" w:rsidRPr="00583333">
        <w:rPr>
          <w:rFonts w:ascii="Times New Roman" w:hAnsi="Times New Roman" w:cs="Times New Roman"/>
          <w:sz w:val="24"/>
          <w:szCs w:val="24"/>
        </w:rPr>
        <w:t xml:space="preserve">how it is done </w:t>
      </w:r>
      <w:r w:rsidR="009C7E0C" w:rsidRPr="00583333">
        <w:rPr>
          <w:rFonts w:ascii="Times New Roman" w:hAnsi="Times New Roman" w:cs="Times New Roman"/>
          <w:sz w:val="24"/>
          <w:szCs w:val="24"/>
        </w:rPr>
        <w:t>in this paper.</w:t>
      </w:r>
      <w:r w:rsidR="00B06C49" w:rsidRPr="00583333">
        <w:rPr>
          <w:rFonts w:ascii="Times New Roman" w:hAnsi="Times New Roman" w:cs="Times New Roman"/>
          <w:sz w:val="24"/>
          <w:szCs w:val="24"/>
        </w:rPr>
        <w:t xml:space="preserve"> Changing location of certain objects is done through the agent script, which is described </w:t>
      </w:r>
      <w:r w:rsidR="000E1329" w:rsidRPr="00583333">
        <w:rPr>
          <w:rFonts w:ascii="Times New Roman" w:hAnsi="Times New Roman" w:cs="Times New Roman"/>
          <w:sz w:val="24"/>
          <w:szCs w:val="24"/>
        </w:rPr>
        <w:t>shortly</w:t>
      </w:r>
      <w:r w:rsidR="00B06C49" w:rsidRPr="00583333">
        <w:rPr>
          <w:rFonts w:ascii="Times New Roman" w:hAnsi="Times New Roman" w:cs="Times New Roman"/>
          <w:sz w:val="24"/>
          <w:szCs w:val="24"/>
        </w:rPr>
        <w:t>.</w:t>
      </w:r>
    </w:p>
    <w:p w14:paraId="72315D28" w14:textId="41208CC5" w:rsidR="00B06C49" w:rsidRPr="00583333" w:rsidRDefault="00B06C4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Before going over the configuration specifications, it is natural to touch the reset parameters as they are related to the above paragraph. The reset parameters are the variables that changes when the environment is being reset, and they are a major part of the agent script, to be described. In this paper here, they take input from the specified curriculum. </w:t>
      </w:r>
    </w:p>
    <w:p w14:paraId="18C52C1F" w14:textId="7702B3AA" w:rsidR="00B06C49" w:rsidRPr="00583333" w:rsidRDefault="00B06C4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Below the reset parameters are the two prefabs, </w:t>
      </w:r>
      <w:r w:rsidRPr="00583333">
        <w:rPr>
          <w:rFonts w:ascii="Times New Roman" w:hAnsi="Times New Roman" w:cs="Times New Roman"/>
          <w:i/>
          <w:iCs/>
          <w:sz w:val="24"/>
          <w:szCs w:val="24"/>
        </w:rPr>
        <w:t>pedestrian</w:t>
      </w:r>
      <w:r w:rsidRPr="00583333">
        <w:rPr>
          <w:rFonts w:ascii="Times New Roman" w:hAnsi="Times New Roman" w:cs="Times New Roman"/>
          <w:sz w:val="24"/>
          <w:szCs w:val="24"/>
        </w:rPr>
        <w:t xml:space="preserve"> and </w:t>
      </w:r>
      <w:r w:rsidRPr="00583333">
        <w:rPr>
          <w:rFonts w:ascii="Times New Roman" w:hAnsi="Times New Roman" w:cs="Times New Roman"/>
          <w:i/>
          <w:iCs/>
          <w:sz w:val="24"/>
          <w:szCs w:val="24"/>
        </w:rPr>
        <w:t>crowded area</w:t>
      </w:r>
      <w:r w:rsidRPr="00583333">
        <w:rPr>
          <w:rFonts w:ascii="Times New Roman" w:hAnsi="Times New Roman" w:cs="Times New Roman"/>
          <w:sz w:val="24"/>
          <w:szCs w:val="24"/>
        </w:rPr>
        <w:t>, attached for initiation of the environment.</w:t>
      </w:r>
    </w:p>
    <w:p w14:paraId="3DB37100" w14:textId="5E2CF62A" w:rsidR="00A2259F" w:rsidRPr="00583333" w:rsidRDefault="00A2259F"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Configuration</w:t>
      </w:r>
    </w:p>
    <w:p w14:paraId="6004659F" w14:textId="11D3A812" w:rsidR="00B06C49" w:rsidRPr="00583333" w:rsidRDefault="00B06C4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width and the height </w:t>
      </w:r>
      <w:r w:rsidR="001F31B7" w:rsidRPr="00583333">
        <w:rPr>
          <w:rFonts w:ascii="Times New Roman" w:hAnsi="Times New Roman" w:cs="Times New Roman"/>
          <w:sz w:val="24"/>
          <w:szCs w:val="24"/>
        </w:rPr>
        <w:t>determine</w:t>
      </w:r>
      <w:r w:rsidRPr="00583333">
        <w:rPr>
          <w:rFonts w:ascii="Times New Roman" w:hAnsi="Times New Roman" w:cs="Times New Roman"/>
          <w:sz w:val="24"/>
          <w:szCs w:val="24"/>
        </w:rPr>
        <w:t xml:space="preserve"> the size of the application window when training is done outside the editor</w:t>
      </w:r>
      <w:r w:rsidR="0069288F" w:rsidRPr="00583333">
        <w:rPr>
          <w:rFonts w:ascii="Times New Roman" w:hAnsi="Times New Roman" w:cs="Times New Roman"/>
          <w:sz w:val="24"/>
          <w:szCs w:val="24"/>
        </w:rPr>
        <w:t>.</w:t>
      </w:r>
    </w:p>
    <w:p w14:paraId="17A773DA" w14:textId="02D2B8E5" w:rsidR="00105B0F" w:rsidRPr="00583333" w:rsidRDefault="00105B0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quality level is the quality of the camera input, if visual observations are provided to the brain, and is so not relevant for this paper.</w:t>
      </w:r>
    </w:p>
    <w:p w14:paraId="690BCF8D" w14:textId="66952FFD" w:rsidR="00105B0F" w:rsidRPr="00583333" w:rsidRDefault="00105B0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time scale is </w:t>
      </w:r>
      <w:r w:rsidR="00E253AF" w:rsidRPr="00583333">
        <w:rPr>
          <w:rFonts w:ascii="Times New Roman" w:hAnsi="Times New Roman" w:cs="Times New Roman"/>
          <w:sz w:val="24"/>
          <w:szCs w:val="24"/>
        </w:rPr>
        <w:t xml:space="preserve">the </w:t>
      </w:r>
      <w:r w:rsidRPr="00583333">
        <w:rPr>
          <w:rFonts w:ascii="Times New Roman" w:hAnsi="Times New Roman" w:cs="Times New Roman"/>
          <w:sz w:val="24"/>
          <w:szCs w:val="24"/>
        </w:rPr>
        <w:t xml:space="preserve">speed at which the simulation is carried out – 1 is real time and 100 is 100 times faster than real time. The actual level of time scale </w:t>
      </w:r>
      <w:r w:rsidR="007C63CD" w:rsidRPr="00583333">
        <w:rPr>
          <w:rFonts w:ascii="Times New Roman" w:hAnsi="Times New Roman" w:cs="Times New Roman"/>
          <w:sz w:val="24"/>
          <w:szCs w:val="24"/>
        </w:rPr>
        <w:t>does</w:t>
      </w:r>
      <w:r w:rsidRPr="00583333">
        <w:rPr>
          <w:rFonts w:ascii="Times New Roman" w:hAnsi="Times New Roman" w:cs="Times New Roman"/>
          <w:sz w:val="24"/>
          <w:szCs w:val="24"/>
        </w:rPr>
        <w:t xml:space="preserve"> not as such affect the performance of the training, only the training time, yet some physics calculations gets inaccurate with a </w:t>
      </w:r>
      <w:r w:rsidR="000101F6" w:rsidRPr="00583333">
        <w:rPr>
          <w:rFonts w:ascii="Times New Roman" w:hAnsi="Times New Roman" w:cs="Times New Roman"/>
          <w:sz w:val="24"/>
          <w:szCs w:val="24"/>
        </w:rPr>
        <w:t>too high time scale, and so affecting the performance</w:t>
      </w:r>
      <w:r w:rsidRPr="00583333">
        <w:rPr>
          <w:rFonts w:ascii="Times New Roman" w:hAnsi="Times New Roman" w:cs="Times New Roman"/>
          <w:sz w:val="24"/>
          <w:szCs w:val="24"/>
        </w:rPr>
        <w:t xml:space="preserve">. This should only be relevant if one has objects that travels at high speed, which isn’t the case in this paper. </w:t>
      </w:r>
    </w:p>
    <w:p w14:paraId="045EEA89" w14:textId="7E018733" w:rsidR="007C63CD" w:rsidRPr="00583333" w:rsidRDefault="007C63C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time scale is set to 100, based on test simulations shown in appendix A showing no effect on performance, yet ensuring as fast as possible training.</w:t>
      </w:r>
    </w:p>
    <w:p w14:paraId="28B1BAFB" w14:textId="6C04EB1A" w:rsidR="004932FB" w:rsidRPr="00583333" w:rsidRDefault="00105B0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final configuration parameter is the targeted frame rate, which is the rate at which Unity aim a</w:t>
      </w:r>
      <w:r w:rsidR="000101F6" w:rsidRPr="00583333">
        <w:rPr>
          <w:rFonts w:ascii="Times New Roman" w:hAnsi="Times New Roman" w:cs="Times New Roman"/>
          <w:sz w:val="24"/>
          <w:szCs w:val="24"/>
        </w:rPr>
        <w:t>t</w:t>
      </w:r>
      <w:r w:rsidRPr="00583333">
        <w:rPr>
          <w:rFonts w:ascii="Times New Roman" w:hAnsi="Times New Roman" w:cs="Times New Roman"/>
          <w:sz w:val="24"/>
          <w:szCs w:val="24"/>
        </w:rPr>
        <w:t xml:space="preserve"> rendering the frames, which shouldn’t be altered unless one is using visual inputs. </w:t>
      </w:r>
    </w:p>
    <w:p w14:paraId="69AFE8E4" w14:textId="3407311F" w:rsidR="000B158F" w:rsidRPr="00583333" w:rsidRDefault="00A74015"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lastRenderedPageBreak/>
        <w:t xml:space="preserve">  </w:t>
      </w:r>
      <w:bookmarkStart w:id="59" w:name="_Toc15890602"/>
      <w:ins w:id="60" w:author="Ed Manley" w:date="2019-08-12T12:58:00Z">
        <w:r w:rsidR="00167982">
          <w:rPr>
            <w:rFonts w:ascii="Times New Roman" w:hAnsi="Times New Roman" w:cs="Times New Roman"/>
            <w:color w:val="auto"/>
            <w:sz w:val="26"/>
            <w:szCs w:val="26"/>
          </w:rPr>
          <w:t xml:space="preserve">Robot </w:t>
        </w:r>
      </w:ins>
      <w:r w:rsidR="002857BF" w:rsidRPr="00583333">
        <w:rPr>
          <w:rFonts w:ascii="Times New Roman" w:hAnsi="Times New Roman" w:cs="Times New Roman"/>
          <w:color w:val="auto"/>
          <w:sz w:val="26"/>
          <w:szCs w:val="26"/>
        </w:rPr>
        <w:t>Agent</w:t>
      </w:r>
      <w:bookmarkEnd w:id="59"/>
    </w:p>
    <w:p w14:paraId="28D4E6DD" w14:textId="4A689FF5" w:rsidR="00372668" w:rsidRPr="00583333" w:rsidRDefault="00034D94"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object is by far the most complex, in terms of the number of components and methods contained in the attached script. The content of the agent object is seen figure </w:t>
      </w:r>
      <w:r w:rsidR="0025777B" w:rsidRPr="00583333">
        <w:rPr>
          <w:rFonts w:ascii="Times New Roman" w:hAnsi="Times New Roman" w:cs="Times New Roman"/>
          <w:sz w:val="24"/>
          <w:szCs w:val="24"/>
        </w:rPr>
        <w:t xml:space="preserve">8. </w:t>
      </w:r>
    </w:p>
    <w:p w14:paraId="43308372" w14:textId="5D3CB0DD" w:rsidR="001F31B7" w:rsidRPr="00583333" w:rsidRDefault="009843F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GameObject contains a ray perception component along with two custom scripts, other than the familiar components as of the mesh, the rigidbody and the collider components. </w:t>
      </w:r>
    </w:p>
    <w:p w14:paraId="1A452925" w14:textId="7C59F1C9" w:rsidR="002857BF" w:rsidRPr="00583333" w:rsidRDefault="0037266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Other than the mesh components as well as the rigidbody and collider component, which are previously described, contains the agent </w:t>
      </w:r>
      <w:r w:rsidR="00BC4EE5" w:rsidRPr="00583333">
        <w:rPr>
          <w:rFonts w:ascii="Times New Roman" w:hAnsi="Times New Roman" w:cs="Times New Roman"/>
          <w:sz w:val="24"/>
          <w:szCs w:val="24"/>
        </w:rPr>
        <w:t xml:space="preserve">a ray perception component along with two custom scripts; one to draw trails and one to hold the necessary methods needed for any agent, to leverage the ML-Agents toolkit. </w:t>
      </w:r>
    </w:p>
    <w:p w14:paraId="219DB49E" w14:textId="24152309" w:rsidR="001F31B7" w:rsidRPr="00583333" w:rsidRDefault="001F31B7"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Ray perception</w:t>
      </w:r>
    </w:p>
    <w:p w14:paraId="5CBABCA0" w14:textId="207FED11" w:rsidR="003177DF" w:rsidRDefault="003177D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ray perception component enables the agent to cast rays in</w:t>
      </w:r>
      <w:r w:rsidR="001F31B7" w:rsidRPr="00583333">
        <w:rPr>
          <w:rFonts w:ascii="Times New Roman" w:hAnsi="Times New Roman" w:cs="Times New Roman"/>
          <w:sz w:val="24"/>
          <w:szCs w:val="24"/>
        </w:rPr>
        <w:t xml:space="preserve"> specified length and</w:t>
      </w:r>
      <w:r w:rsidRPr="00583333">
        <w:rPr>
          <w:rFonts w:ascii="Times New Roman" w:hAnsi="Times New Roman" w:cs="Times New Roman"/>
          <w:sz w:val="24"/>
          <w:szCs w:val="24"/>
        </w:rPr>
        <w:t xml:space="preserve"> </w:t>
      </w:r>
      <w:r w:rsidR="001F31B7" w:rsidRPr="00583333">
        <w:rPr>
          <w:rFonts w:ascii="Times New Roman" w:hAnsi="Times New Roman" w:cs="Times New Roman"/>
          <w:sz w:val="24"/>
          <w:szCs w:val="24"/>
        </w:rPr>
        <w:t>direction and are here</w:t>
      </w:r>
      <w:r w:rsidRPr="00583333">
        <w:rPr>
          <w:rFonts w:ascii="Times New Roman" w:hAnsi="Times New Roman" w:cs="Times New Roman"/>
          <w:sz w:val="24"/>
          <w:szCs w:val="24"/>
        </w:rPr>
        <w:t xml:space="preserve"> used to </w:t>
      </w:r>
      <w:r w:rsidR="001F31B7" w:rsidRPr="00583333">
        <w:rPr>
          <w:rFonts w:ascii="Times New Roman" w:hAnsi="Times New Roman" w:cs="Times New Roman"/>
          <w:sz w:val="24"/>
          <w:szCs w:val="24"/>
        </w:rPr>
        <w:t>collect observations about the state of the environment</w:t>
      </w:r>
      <w:r w:rsidRPr="00583333">
        <w:rPr>
          <w:rFonts w:ascii="Times New Roman" w:hAnsi="Times New Roman" w:cs="Times New Roman"/>
          <w:sz w:val="24"/>
          <w:szCs w:val="24"/>
        </w:rPr>
        <w:t xml:space="preserve">. </w:t>
      </w:r>
    </w:p>
    <w:p w14:paraId="66B668D6" w14:textId="28234DD9" w:rsidR="00446FE6" w:rsidRPr="00446FE6" w:rsidRDefault="00446FE6" w:rsidP="008C67E8">
      <w:pPr>
        <w:spacing w:line="480" w:lineRule="auto"/>
        <w:rPr>
          <w:rFonts w:ascii="Times New Roman" w:hAnsi="Times New Roman" w:cs="Times New Roman"/>
          <w:color w:val="FF0000"/>
          <w:sz w:val="24"/>
          <w:szCs w:val="24"/>
        </w:rPr>
      </w:pPr>
      <w:r>
        <w:rPr>
          <w:rFonts w:ascii="Times New Roman" w:hAnsi="Times New Roman" w:cs="Times New Roman"/>
          <w:color w:val="FF0000"/>
          <w:sz w:val="24"/>
          <w:szCs w:val="24"/>
        </w:rPr>
        <w:t>Simulates the use of LIDAR, used in real-life robots.</w:t>
      </w:r>
    </w:p>
    <w:p w14:paraId="0C4925AD" w14:textId="4CF45C2F" w:rsidR="001F31B7" w:rsidRPr="00583333" w:rsidRDefault="001F31B7"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Agent Script</w:t>
      </w:r>
    </w:p>
    <w:p w14:paraId="3466112C" w14:textId="3734A959" w:rsidR="006B04A5" w:rsidRPr="00583333" w:rsidRDefault="00BD2A15"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Any ML agent needs an agent script, to </w:t>
      </w:r>
      <w:r w:rsidR="001F31B7" w:rsidRPr="00583333">
        <w:rPr>
          <w:rFonts w:ascii="Times New Roman" w:hAnsi="Times New Roman" w:cs="Times New Roman"/>
          <w:sz w:val="24"/>
          <w:szCs w:val="24"/>
        </w:rPr>
        <w:t xml:space="preserve">hold </w:t>
      </w:r>
      <w:r w:rsidRPr="00583333">
        <w:rPr>
          <w:rFonts w:ascii="Times New Roman" w:hAnsi="Times New Roman" w:cs="Times New Roman"/>
          <w:sz w:val="24"/>
          <w:szCs w:val="24"/>
        </w:rPr>
        <w:t xml:space="preserve">the </w:t>
      </w:r>
      <w:r w:rsidR="001F31B7" w:rsidRPr="00583333">
        <w:rPr>
          <w:rFonts w:ascii="Times New Roman" w:hAnsi="Times New Roman" w:cs="Times New Roman"/>
          <w:sz w:val="24"/>
          <w:szCs w:val="24"/>
        </w:rPr>
        <w:t xml:space="preserve">agent-specific </w:t>
      </w:r>
      <w:r w:rsidRPr="00583333">
        <w:rPr>
          <w:rFonts w:ascii="Times New Roman" w:hAnsi="Times New Roman" w:cs="Times New Roman"/>
          <w:sz w:val="24"/>
          <w:szCs w:val="24"/>
        </w:rPr>
        <w:t>methods, just as the academy needed an academy script. A</w:t>
      </w:r>
      <w:r w:rsidR="00A220E9" w:rsidRPr="00583333">
        <w:rPr>
          <w:rFonts w:ascii="Times New Roman" w:hAnsi="Times New Roman" w:cs="Times New Roman"/>
          <w:sz w:val="24"/>
          <w:szCs w:val="24"/>
        </w:rPr>
        <w:t>n</w:t>
      </w:r>
      <w:r w:rsidRPr="00583333">
        <w:rPr>
          <w:rFonts w:ascii="Times New Roman" w:hAnsi="Times New Roman" w:cs="Times New Roman"/>
          <w:sz w:val="24"/>
          <w:szCs w:val="24"/>
        </w:rPr>
        <w:t xml:space="preserve"> agent script </w:t>
      </w:r>
      <w:r w:rsidR="001F31B7" w:rsidRPr="00583333">
        <w:rPr>
          <w:rFonts w:ascii="Times New Roman" w:hAnsi="Times New Roman" w:cs="Times New Roman"/>
          <w:sz w:val="24"/>
          <w:szCs w:val="24"/>
        </w:rPr>
        <w:t xml:space="preserve">contains </w:t>
      </w:r>
      <w:r w:rsidRPr="00583333">
        <w:rPr>
          <w:rFonts w:ascii="Times New Roman" w:hAnsi="Times New Roman" w:cs="Times New Roman"/>
          <w:sz w:val="24"/>
          <w:szCs w:val="24"/>
        </w:rPr>
        <w:t xml:space="preserve">some default variables and options, </w:t>
      </w:r>
      <w:r w:rsidR="001F31B7" w:rsidRPr="00583333">
        <w:rPr>
          <w:rFonts w:ascii="Times New Roman" w:hAnsi="Times New Roman" w:cs="Times New Roman"/>
          <w:sz w:val="24"/>
          <w:szCs w:val="24"/>
        </w:rPr>
        <w:t>listed</w:t>
      </w:r>
      <w:r w:rsidRPr="00583333">
        <w:rPr>
          <w:rFonts w:ascii="Times New Roman" w:hAnsi="Times New Roman" w:cs="Times New Roman"/>
          <w:sz w:val="24"/>
          <w:szCs w:val="24"/>
        </w:rPr>
        <w:t xml:space="preserve"> above the grey line in figure </w:t>
      </w:r>
      <w:r w:rsidR="00E60E31" w:rsidRPr="00583333">
        <w:rPr>
          <w:rFonts w:ascii="Times New Roman" w:hAnsi="Times New Roman" w:cs="Times New Roman"/>
          <w:sz w:val="24"/>
          <w:szCs w:val="24"/>
        </w:rPr>
        <w:t>10</w:t>
      </w:r>
      <w:r w:rsidRPr="00583333">
        <w:rPr>
          <w:rFonts w:ascii="Times New Roman" w:hAnsi="Times New Roman" w:cs="Times New Roman"/>
          <w:sz w:val="24"/>
          <w:szCs w:val="24"/>
        </w:rPr>
        <w:t>.</w:t>
      </w:r>
      <w:r w:rsidR="00A220E9" w:rsidRPr="00583333">
        <w:rPr>
          <w:rFonts w:ascii="Times New Roman" w:hAnsi="Times New Roman" w:cs="Times New Roman"/>
          <w:sz w:val="24"/>
          <w:szCs w:val="24"/>
        </w:rPr>
        <w:t xml:space="preserve"> </w:t>
      </w:r>
    </w:p>
    <w:p w14:paraId="147084A8" w14:textId="749479F0" w:rsidR="0025777B" w:rsidRPr="00583333" w:rsidRDefault="0025777B"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i/>
          <w:iCs/>
          <w:sz w:val="24"/>
          <w:szCs w:val="24"/>
        </w:rPr>
        <w:lastRenderedPageBreak/>
        <w:t xml:space="preserve">Figure </w:t>
      </w:r>
      <w:r w:rsidR="00E60E31" w:rsidRPr="00583333">
        <w:rPr>
          <w:rFonts w:ascii="Times New Roman" w:hAnsi="Times New Roman" w:cs="Times New Roman"/>
          <w:i/>
          <w:iCs/>
          <w:sz w:val="24"/>
          <w:szCs w:val="24"/>
        </w:rPr>
        <w:t>10</w:t>
      </w:r>
      <w:r w:rsidRPr="00583333">
        <w:rPr>
          <w:rFonts w:ascii="Times New Roman" w:hAnsi="Times New Roman" w:cs="Times New Roman"/>
          <w:i/>
          <w:iCs/>
          <w:sz w:val="24"/>
          <w:szCs w:val="24"/>
        </w:rPr>
        <w:t xml:space="preserve"> – The content of the agent object</w:t>
      </w:r>
      <w:r w:rsidRPr="00583333">
        <w:rPr>
          <w:rFonts w:ascii="Times New Roman" w:hAnsi="Times New Roman" w:cs="Times New Roman"/>
          <w:i/>
          <w:iCs/>
          <w:sz w:val="24"/>
          <w:szCs w:val="24"/>
        </w:rPr>
        <w:br/>
      </w:r>
      <w:r w:rsidR="00BD2A15" w:rsidRPr="00583333">
        <w:rPr>
          <w:rFonts w:ascii="Times New Roman" w:hAnsi="Times New Roman" w:cs="Times New Roman"/>
          <w:i/>
          <w:iCs/>
          <w:noProof/>
          <w:sz w:val="24"/>
          <w:szCs w:val="24"/>
        </w:rPr>
        <w:drawing>
          <wp:inline distT="0" distB="0" distL="0" distR="0" wp14:anchorId="5E0D67F1" wp14:editId="01C5BC41">
            <wp:extent cx="3502885" cy="5400000"/>
            <wp:effectExtent l="0" t="0" r="254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ent.PNG"/>
                    <pic:cNvPicPr/>
                  </pic:nvPicPr>
                  <pic:blipFill>
                    <a:blip r:embed="rId24">
                      <a:extLst>
                        <a:ext uri="{28A0092B-C50C-407E-A947-70E740481C1C}">
                          <a14:useLocalDpi xmlns:a14="http://schemas.microsoft.com/office/drawing/2010/main" val="0"/>
                        </a:ext>
                      </a:extLst>
                    </a:blip>
                    <a:stretch>
                      <a:fillRect/>
                    </a:stretch>
                  </pic:blipFill>
                  <pic:spPr>
                    <a:xfrm>
                      <a:off x="0" y="0"/>
                      <a:ext cx="3502885" cy="5400000"/>
                    </a:xfrm>
                    <a:prstGeom prst="rect">
                      <a:avLst/>
                    </a:prstGeom>
                  </pic:spPr>
                </pic:pic>
              </a:graphicData>
            </a:graphic>
          </wp:inline>
        </w:drawing>
      </w:r>
    </w:p>
    <w:p w14:paraId="60CA7790" w14:textId="77777777" w:rsidR="00850A2A" w:rsidRPr="00583333" w:rsidRDefault="00850A2A"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Brain</w:t>
      </w:r>
    </w:p>
    <w:p w14:paraId="688210C6" w14:textId="567E5A89" w:rsidR="00850A2A" w:rsidRPr="00583333" w:rsidRDefault="00850A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An agent needs a brain to control the movement of the agent, and it is the same brain as specified in the academy, at least doing training. Certain methods are needed to control the movements, more specifically; CollectObservations, AgentAction and MoveAgent. To have a closer look at all methods, the interested reader should open the agent script using ones preferred text editor. </w:t>
      </w:r>
    </w:p>
    <w:p w14:paraId="6C4E698C" w14:textId="451C2EB8" w:rsidR="00370580" w:rsidRPr="00583333" w:rsidRDefault="00DD2F9B" w:rsidP="008C67E8">
      <w:pPr>
        <w:spacing w:line="480" w:lineRule="auto"/>
        <w:rPr>
          <w:rFonts w:ascii="Times New Roman" w:eastAsiaTheme="minorEastAsia" w:hAnsi="Times New Roman" w:cs="Times New Roman"/>
          <w:sz w:val="24"/>
          <w:szCs w:val="24"/>
        </w:rPr>
      </w:pPr>
      <w:r w:rsidRPr="00583333">
        <w:rPr>
          <w:rFonts w:ascii="Times New Roman" w:hAnsi="Times New Roman" w:cs="Times New Roman"/>
          <w:sz w:val="24"/>
          <w:szCs w:val="24"/>
        </w:rPr>
        <w:t>The CollectObservations method entitles the agent with vision, and here t</w:t>
      </w:r>
      <w:r w:rsidR="00370580" w:rsidRPr="00583333">
        <w:rPr>
          <w:rFonts w:ascii="Times New Roman" w:hAnsi="Times New Roman" w:cs="Times New Roman"/>
          <w:sz w:val="24"/>
          <w:szCs w:val="24"/>
        </w:rPr>
        <w:t xml:space="preserve">he agent </w:t>
      </w:r>
      <w:r w:rsidRPr="00583333">
        <w:rPr>
          <w:rFonts w:ascii="Times New Roman" w:hAnsi="Times New Roman" w:cs="Times New Roman"/>
          <w:sz w:val="24"/>
          <w:szCs w:val="24"/>
        </w:rPr>
        <w:t xml:space="preserve">has </w:t>
      </w:r>
      <w:r w:rsidR="00370580" w:rsidRPr="00583333">
        <w:rPr>
          <w:rFonts w:ascii="Times New Roman" w:hAnsi="Times New Roman" w:cs="Times New Roman"/>
          <w:sz w:val="24"/>
          <w:szCs w:val="24"/>
        </w:rPr>
        <w:t xml:space="preserve">180 degrees sensor vision, in steps of 10 degrees, spanning in front and with a length of 50 </w:t>
      </w:r>
      <w:r w:rsidR="00370580" w:rsidRPr="00583333">
        <w:rPr>
          <w:rFonts w:ascii="Times New Roman" w:hAnsi="Times New Roman" w:cs="Times New Roman"/>
          <w:sz w:val="24"/>
          <w:szCs w:val="24"/>
        </w:rPr>
        <w:lastRenderedPageBreak/>
        <w:t>meters.</w:t>
      </w:r>
      <w:r w:rsidRPr="00583333">
        <w:rPr>
          <w:rFonts w:ascii="Times New Roman" w:hAnsi="Times New Roman" w:cs="Times New Roman"/>
          <w:sz w:val="24"/>
          <w:szCs w:val="24"/>
        </w:rPr>
        <w:t xml:space="preserve"> These observations are what makes up the vector observations, mentioned in the description of the brains. The agent is provided with five tags to recognise, and so it casts a ray for each of the tags to recognise, for each of the degrees specified. Furthermore, it keeps track of distance to the objects, and if an object has been missed. The implication is that the resulting observation vector has the dimension </w:t>
      </w:r>
      <m:oMath>
        <m:r>
          <w:rPr>
            <w:rFonts w:ascii="Cambria Math" w:hAnsi="Cambria Math" w:cs="Times New Roman"/>
            <w:sz w:val="24"/>
            <w:szCs w:val="24"/>
          </w:rPr>
          <m:t>(tags+2)⋅degrees x 1</m:t>
        </m:r>
      </m:oMath>
      <w:r w:rsidR="00552DF3" w:rsidRPr="00583333">
        <w:rPr>
          <w:rFonts w:ascii="Times New Roman" w:eastAsiaTheme="minorEastAsia" w:hAnsi="Times New Roman" w:cs="Times New Roman"/>
          <w:sz w:val="24"/>
          <w:szCs w:val="24"/>
        </w:rPr>
        <w:t xml:space="preserve">, which for the specific case here means that the observation vector is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5+2</m:t>
            </m:r>
          </m:e>
        </m:d>
        <m:r>
          <w:rPr>
            <w:rFonts w:ascii="Cambria Math" w:eastAsiaTheme="minorEastAsia" w:hAnsi="Cambria Math" w:cs="Times New Roman"/>
            <w:sz w:val="24"/>
            <w:szCs w:val="24"/>
          </w:rPr>
          <m:t>⋅18=126 x 1</m:t>
        </m:r>
      </m:oMath>
      <w:r w:rsidR="00B7552D" w:rsidRPr="00583333">
        <w:rPr>
          <w:rFonts w:ascii="Times New Roman" w:eastAsiaTheme="minorEastAsia" w:hAnsi="Times New Roman" w:cs="Times New Roman"/>
          <w:sz w:val="24"/>
          <w:szCs w:val="24"/>
        </w:rPr>
        <w:t xml:space="preserve">. </w:t>
      </w:r>
    </w:p>
    <w:p w14:paraId="65393138" w14:textId="0EB32AA7" w:rsidR="00B62857" w:rsidRPr="00583333" w:rsidRDefault="00B62857" w:rsidP="008C67E8">
      <w:pPr>
        <w:spacing w:line="480" w:lineRule="auto"/>
        <w:rPr>
          <w:rFonts w:ascii="Times New Roman" w:eastAsiaTheme="minorEastAsia" w:hAnsi="Times New Roman" w:cs="Times New Roman"/>
          <w:sz w:val="24"/>
          <w:szCs w:val="24"/>
        </w:rPr>
      </w:pPr>
      <w:r w:rsidRPr="00583333">
        <w:rPr>
          <w:rFonts w:ascii="Times New Roman" w:eastAsiaTheme="minorEastAsia" w:hAnsi="Times New Roman" w:cs="Times New Roman"/>
          <w:sz w:val="24"/>
          <w:szCs w:val="24"/>
        </w:rPr>
        <w:t xml:space="preserve">The agent chooses an action, based on the observations about the current state of the environment. The action/-’s is chosen by the brain, and facilitated to the agent through the AgentAction method, in which the action signal is translated to actual movement via the MoveAgent method. One example is, that the </w:t>
      </w:r>
      <w:r w:rsidR="00CA7429" w:rsidRPr="00583333">
        <w:rPr>
          <w:rFonts w:ascii="Times New Roman" w:eastAsiaTheme="minorEastAsia" w:hAnsi="Times New Roman" w:cs="Times New Roman"/>
          <w:sz w:val="24"/>
          <w:szCs w:val="24"/>
        </w:rPr>
        <w:t xml:space="preserve">agent is moved forward with a constant speed, and the </w:t>
      </w:r>
      <w:r w:rsidRPr="00583333">
        <w:rPr>
          <w:rFonts w:ascii="Times New Roman" w:eastAsiaTheme="minorEastAsia" w:hAnsi="Times New Roman" w:cs="Times New Roman"/>
          <w:sz w:val="24"/>
          <w:szCs w:val="24"/>
        </w:rPr>
        <w:t xml:space="preserve">action of the agent is degrees to rotate, </w:t>
      </w:r>
      <w:r w:rsidR="00CA7429" w:rsidRPr="00583333">
        <w:rPr>
          <w:rFonts w:ascii="Times New Roman" w:eastAsiaTheme="minorEastAsia" w:hAnsi="Times New Roman" w:cs="Times New Roman"/>
          <w:sz w:val="24"/>
          <w:szCs w:val="24"/>
        </w:rPr>
        <w:t xml:space="preserve">to sustain the desired navigation around the environment. </w:t>
      </w:r>
      <w:r w:rsidR="0001506A" w:rsidRPr="00583333">
        <w:rPr>
          <w:rFonts w:ascii="Times New Roman" w:eastAsiaTheme="minorEastAsia" w:hAnsi="Times New Roman" w:cs="Times New Roman"/>
          <w:sz w:val="24"/>
          <w:szCs w:val="24"/>
        </w:rPr>
        <w:t xml:space="preserve">This is how it is done in this paper, and the level of the constant speed is subject to change by the researcher via the </w:t>
      </w:r>
      <w:r w:rsidR="0001506A" w:rsidRPr="00583333">
        <w:rPr>
          <w:rFonts w:ascii="Times New Roman" w:eastAsiaTheme="minorEastAsia" w:hAnsi="Times New Roman" w:cs="Times New Roman"/>
          <w:b/>
          <w:bCs/>
          <w:sz w:val="24"/>
          <w:szCs w:val="24"/>
        </w:rPr>
        <w:t>speed</w:t>
      </w:r>
      <w:r w:rsidR="0001506A" w:rsidRPr="00583333">
        <w:rPr>
          <w:rFonts w:ascii="Times New Roman" w:eastAsiaTheme="minorEastAsia" w:hAnsi="Times New Roman" w:cs="Times New Roman"/>
          <w:sz w:val="24"/>
          <w:szCs w:val="24"/>
        </w:rPr>
        <w:t xml:space="preserve"> variable, below the grey line.</w:t>
      </w:r>
    </w:p>
    <w:p w14:paraId="0A781386" w14:textId="4177BCD7" w:rsidR="006238D5" w:rsidRPr="00583333" w:rsidRDefault="006238D5" w:rsidP="008C67E8">
      <w:pPr>
        <w:spacing w:line="480" w:lineRule="auto"/>
        <w:rPr>
          <w:rFonts w:ascii="Times New Roman" w:hAnsi="Times New Roman" w:cs="Times New Roman"/>
          <w:sz w:val="24"/>
          <w:szCs w:val="24"/>
        </w:rPr>
      </w:pPr>
      <w:r w:rsidRPr="00583333">
        <w:rPr>
          <w:rFonts w:ascii="Times New Roman" w:eastAsiaTheme="minorEastAsia" w:hAnsi="Times New Roman" w:cs="Times New Roman"/>
          <w:sz w:val="24"/>
          <w:szCs w:val="24"/>
        </w:rPr>
        <w:t xml:space="preserve">By default, the speed of the agent is equal to 1, with the same argument as found in the outline of the </w:t>
      </w:r>
      <w:r w:rsidRPr="00583333">
        <w:rPr>
          <w:rFonts w:ascii="Times New Roman" w:eastAsiaTheme="minorEastAsia" w:hAnsi="Times New Roman" w:cs="Times New Roman"/>
          <w:i/>
          <w:iCs/>
          <w:sz w:val="24"/>
          <w:szCs w:val="24"/>
        </w:rPr>
        <w:t>Nav Mesh Agent</w:t>
      </w:r>
      <w:r w:rsidRPr="00583333">
        <w:rPr>
          <w:rFonts w:ascii="Times New Roman" w:eastAsiaTheme="minorEastAsia" w:hAnsi="Times New Roman" w:cs="Times New Roman"/>
          <w:sz w:val="24"/>
          <w:szCs w:val="24"/>
        </w:rPr>
        <w:t>.</w:t>
      </w:r>
    </w:p>
    <w:p w14:paraId="3E386DBC" w14:textId="77777777" w:rsidR="00850A2A" w:rsidRPr="00583333" w:rsidRDefault="00850A2A" w:rsidP="008C67E8">
      <w:pPr>
        <w:spacing w:line="480" w:lineRule="auto"/>
        <w:rPr>
          <w:rFonts w:ascii="Times New Roman" w:hAnsi="Times New Roman" w:cs="Times New Roman"/>
          <w:i/>
          <w:iCs/>
          <w:sz w:val="24"/>
          <w:szCs w:val="24"/>
        </w:rPr>
      </w:pPr>
      <w:r w:rsidRPr="00583333">
        <w:rPr>
          <w:rFonts w:ascii="Times New Roman" w:hAnsi="Times New Roman" w:cs="Times New Roman"/>
          <w:b/>
          <w:bCs/>
          <w:i/>
          <w:iCs/>
          <w:sz w:val="24"/>
          <w:szCs w:val="24"/>
        </w:rPr>
        <w:t>Camera/Render textures</w:t>
      </w:r>
    </w:p>
    <w:p w14:paraId="77DA86AD" w14:textId="2A298BE2" w:rsidR="0025777B" w:rsidRPr="00583333" w:rsidRDefault="00850A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agent script contains the option to specify camera/-s and/or render textures, if the brain attached to the agent uses visual observations.</w:t>
      </w:r>
    </w:p>
    <w:p w14:paraId="16E8239D" w14:textId="4F4B5441" w:rsidR="00850A2A" w:rsidRPr="00583333" w:rsidRDefault="00850A2A"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Max step</w:t>
      </w:r>
    </w:p>
    <w:p w14:paraId="6D08831F" w14:textId="77777777" w:rsidR="00AF0D3D" w:rsidRPr="00583333" w:rsidRDefault="00850A2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As with the academy, the option to specify a maximum number of steps is present. </w:t>
      </w:r>
      <w:r w:rsidR="00E34B9C" w:rsidRPr="00583333">
        <w:rPr>
          <w:rFonts w:ascii="Times New Roman" w:hAnsi="Times New Roman" w:cs="Times New Roman"/>
          <w:sz w:val="24"/>
          <w:szCs w:val="24"/>
        </w:rPr>
        <w:t xml:space="preserve">The agent will be reset when the number of steps surpasses the specified number, which is useful to break unfavourable movement patterns, as is shown later. </w:t>
      </w:r>
    </w:p>
    <w:p w14:paraId="45501CA7" w14:textId="77777777" w:rsidR="00AF0D3D" w:rsidRPr="00583333" w:rsidRDefault="00AF0D3D"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Reset on Done</w:t>
      </w:r>
    </w:p>
    <w:p w14:paraId="0F730545" w14:textId="77777777" w:rsidR="00AF0D3D" w:rsidRPr="00583333" w:rsidRDefault="00AF0D3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 xml:space="preserve">Another way to reset the agent is to call </w:t>
      </w:r>
      <w:r w:rsidRPr="00583333">
        <w:rPr>
          <w:rFonts w:ascii="Times New Roman" w:hAnsi="Times New Roman" w:cs="Times New Roman"/>
          <w:i/>
          <w:iCs/>
          <w:sz w:val="24"/>
          <w:szCs w:val="24"/>
        </w:rPr>
        <w:t>Done</w:t>
      </w:r>
      <w:r w:rsidRPr="00583333">
        <w:rPr>
          <w:rFonts w:ascii="Times New Roman" w:hAnsi="Times New Roman" w:cs="Times New Roman"/>
          <w:b/>
          <w:bCs/>
          <w:sz w:val="24"/>
          <w:szCs w:val="24"/>
        </w:rPr>
        <w:t xml:space="preserve"> </w:t>
      </w:r>
      <w:r w:rsidRPr="00583333">
        <w:rPr>
          <w:rFonts w:ascii="Times New Roman" w:hAnsi="Times New Roman" w:cs="Times New Roman"/>
          <w:sz w:val="24"/>
          <w:szCs w:val="24"/>
        </w:rPr>
        <w:t>at some point, which usually is after colliding with an object in the environment.</w:t>
      </w:r>
    </w:p>
    <w:p w14:paraId="64DA002A" w14:textId="41ECCAD0" w:rsidR="002857BF" w:rsidRPr="00583333" w:rsidRDefault="00AF0D3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Both </w:t>
      </w:r>
      <w:r w:rsidRPr="00583333">
        <w:rPr>
          <w:rFonts w:ascii="Times New Roman" w:hAnsi="Times New Roman" w:cs="Times New Roman"/>
          <w:i/>
          <w:iCs/>
          <w:sz w:val="24"/>
          <w:szCs w:val="24"/>
        </w:rPr>
        <w:t>max step</w:t>
      </w:r>
      <w:r w:rsidRPr="00583333">
        <w:rPr>
          <w:rFonts w:ascii="Times New Roman" w:hAnsi="Times New Roman" w:cs="Times New Roman"/>
          <w:sz w:val="24"/>
          <w:szCs w:val="24"/>
        </w:rPr>
        <w:t xml:space="preserve"> and </w:t>
      </w:r>
      <w:r w:rsidRPr="00583333">
        <w:rPr>
          <w:rFonts w:ascii="Times New Roman" w:hAnsi="Times New Roman" w:cs="Times New Roman"/>
          <w:i/>
          <w:iCs/>
          <w:sz w:val="24"/>
          <w:szCs w:val="24"/>
        </w:rPr>
        <w:t>reset on Done</w:t>
      </w:r>
      <w:r w:rsidRPr="00583333">
        <w:rPr>
          <w:rFonts w:ascii="Times New Roman" w:hAnsi="Times New Roman" w:cs="Times New Roman"/>
          <w:sz w:val="24"/>
          <w:szCs w:val="24"/>
        </w:rPr>
        <w:t xml:space="preserve"> is used in this paper. Collisions are detected using the </w:t>
      </w:r>
      <w:proofErr w:type="spellStart"/>
      <w:r w:rsidRPr="00583333">
        <w:rPr>
          <w:rFonts w:ascii="Times New Roman" w:hAnsi="Times New Roman" w:cs="Times New Roman"/>
          <w:sz w:val="24"/>
          <w:szCs w:val="24"/>
        </w:rPr>
        <w:t>OnCollisionEnter</w:t>
      </w:r>
      <w:proofErr w:type="spellEnd"/>
      <w:r w:rsidRPr="00583333">
        <w:rPr>
          <w:rFonts w:ascii="Times New Roman" w:hAnsi="Times New Roman" w:cs="Times New Roman"/>
          <w:sz w:val="24"/>
          <w:szCs w:val="24"/>
        </w:rPr>
        <w:t xml:space="preserve"> method, and if the agent collides with either a wall, a static obstacle or a pedestrian, the agent is rewarded with a large negative reward (-1) and Done is called, to reset the agent, and start a new episode. If the agent collides with the target, a large positive reward (1) is rewarded and </w:t>
      </w:r>
      <w:r w:rsidRPr="00583333">
        <w:rPr>
          <w:rFonts w:ascii="Times New Roman" w:hAnsi="Times New Roman" w:cs="Times New Roman"/>
          <w:i/>
          <w:iCs/>
          <w:sz w:val="24"/>
          <w:szCs w:val="24"/>
        </w:rPr>
        <w:t>Done</w:t>
      </w:r>
      <w:r w:rsidRPr="00583333">
        <w:rPr>
          <w:rFonts w:ascii="Times New Roman" w:hAnsi="Times New Roman" w:cs="Times New Roman"/>
          <w:sz w:val="24"/>
          <w:szCs w:val="24"/>
        </w:rPr>
        <w:t xml:space="preserve"> is called as well.</w:t>
      </w:r>
    </w:p>
    <w:p w14:paraId="342D551F" w14:textId="69971300" w:rsidR="0049613C" w:rsidRPr="00583333" w:rsidRDefault="0049613C"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On reset, not only the position of the agent resets, but the position of the target and the sensor clouds, along with the associated density, changes as well. Therefore, is the option to specify the levels and number of possible </w:t>
      </w:r>
      <w:r w:rsidRPr="00583333">
        <w:rPr>
          <w:rFonts w:ascii="Times New Roman" w:hAnsi="Times New Roman" w:cs="Times New Roman"/>
          <w:b/>
          <w:bCs/>
          <w:sz w:val="24"/>
          <w:szCs w:val="24"/>
        </w:rPr>
        <w:t>densities</w:t>
      </w:r>
      <w:r w:rsidRPr="00583333">
        <w:rPr>
          <w:rFonts w:ascii="Times New Roman" w:hAnsi="Times New Roman" w:cs="Times New Roman"/>
          <w:sz w:val="24"/>
          <w:szCs w:val="24"/>
        </w:rPr>
        <w:t xml:space="preserve"> available under the agent script.</w:t>
      </w:r>
    </w:p>
    <w:p w14:paraId="150BDD97" w14:textId="736B95F2" w:rsidR="00A957DC" w:rsidRPr="00583333" w:rsidRDefault="00A957DC"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Decisions</w:t>
      </w:r>
    </w:p>
    <w:p w14:paraId="4124FB78" w14:textId="77777777" w:rsidR="00325370" w:rsidRPr="00583333" w:rsidRDefault="00A957DC"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Decisions can be done either at a specific interval</w:t>
      </w:r>
      <w:r w:rsidR="007E5E25" w:rsidRPr="00583333">
        <w:rPr>
          <w:rFonts w:ascii="Times New Roman" w:hAnsi="Times New Roman" w:cs="Times New Roman"/>
          <w:sz w:val="24"/>
          <w:szCs w:val="24"/>
        </w:rPr>
        <w:t xml:space="preserve"> or on demand, and this paper here uses decision at a specific interval. </w:t>
      </w:r>
      <w:r w:rsidR="00325370" w:rsidRPr="00583333">
        <w:rPr>
          <w:rFonts w:ascii="Times New Roman" w:hAnsi="Times New Roman" w:cs="Times New Roman"/>
          <w:sz w:val="24"/>
          <w:szCs w:val="24"/>
        </w:rPr>
        <w:t xml:space="preserve">The decision interval (DI) should be chosen with the complexity of the environment and the speed at which the agent moves in mind. </w:t>
      </w:r>
    </w:p>
    <w:p w14:paraId="3B9F0B0D" w14:textId="6CB5397D" w:rsidR="0001506A" w:rsidRPr="00583333" w:rsidRDefault="0032537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As with many of the other parameters of the environment, it is of interest to choose the level at a level which generalises</w:t>
      </w:r>
      <w:r w:rsidR="0083377C" w:rsidRPr="00583333">
        <w:rPr>
          <w:rFonts w:ascii="Times New Roman" w:hAnsi="Times New Roman" w:cs="Times New Roman"/>
          <w:sz w:val="24"/>
          <w:szCs w:val="24"/>
        </w:rPr>
        <w:t>.</w:t>
      </w:r>
      <w:r w:rsidRPr="00583333">
        <w:rPr>
          <w:rFonts w:ascii="Times New Roman" w:hAnsi="Times New Roman" w:cs="Times New Roman"/>
          <w:sz w:val="24"/>
          <w:szCs w:val="24"/>
        </w:rPr>
        <w:t xml:space="preserve"> </w:t>
      </w:r>
      <w:r w:rsidR="0083377C" w:rsidRPr="00583333">
        <w:rPr>
          <w:rFonts w:ascii="Times New Roman" w:hAnsi="Times New Roman" w:cs="Times New Roman"/>
          <w:sz w:val="24"/>
          <w:szCs w:val="24"/>
        </w:rPr>
        <w:t>T</w:t>
      </w:r>
      <w:r w:rsidRPr="00583333">
        <w:rPr>
          <w:rFonts w:ascii="Times New Roman" w:hAnsi="Times New Roman" w:cs="Times New Roman"/>
          <w:sz w:val="24"/>
          <w:szCs w:val="24"/>
        </w:rPr>
        <w:t>he default level of DI is chosen</w:t>
      </w:r>
      <w:r w:rsidR="0083377C" w:rsidRPr="00583333">
        <w:rPr>
          <w:rFonts w:ascii="Times New Roman" w:hAnsi="Times New Roman" w:cs="Times New Roman"/>
          <w:sz w:val="24"/>
          <w:szCs w:val="24"/>
        </w:rPr>
        <w:t xml:space="preserve"> to be every fifth step but can be subject to change. It seems natural that g</w:t>
      </w:r>
      <w:r w:rsidRPr="00583333">
        <w:rPr>
          <w:rFonts w:ascii="Times New Roman" w:hAnsi="Times New Roman" w:cs="Times New Roman"/>
          <w:sz w:val="24"/>
          <w:szCs w:val="24"/>
        </w:rPr>
        <w:t>reater complexity/speed should benefit from lower DI</w:t>
      </w:r>
      <w:r w:rsidR="0083377C" w:rsidRPr="00583333">
        <w:rPr>
          <w:rFonts w:ascii="Times New Roman" w:hAnsi="Times New Roman" w:cs="Times New Roman"/>
          <w:sz w:val="24"/>
          <w:szCs w:val="24"/>
        </w:rPr>
        <w:t>.</w:t>
      </w:r>
    </w:p>
    <w:p w14:paraId="165EC8EE" w14:textId="7E663558" w:rsidR="007877E8" w:rsidRPr="00583333" w:rsidRDefault="007877E8" w:rsidP="008C67E8">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Draw trails</w:t>
      </w:r>
    </w:p>
    <w:p w14:paraId="3219603D" w14:textId="25801027" w:rsidR="007877E8" w:rsidRPr="00583333" w:rsidRDefault="007877E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agent script contains the option to enable drawing, and specify the number of trails drawn, which serves to visualise changes in learning patterns doing training. A custom implementation is used, </w:t>
      </w:r>
      <w:r w:rsidR="00801359" w:rsidRPr="00583333">
        <w:rPr>
          <w:rFonts w:ascii="Times New Roman" w:hAnsi="Times New Roman" w:cs="Times New Roman"/>
          <w:sz w:val="24"/>
          <w:szCs w:val="24"/>
        </w:rPr>
        <w:t xml:space="preserve">contained in the second custom script of the agent, </w:t>
      </w:r>
      <w:r w:rsidRPr="00583333">
        <w:rPr>
          <w:rFonts w:ascii="Times New Roman" w:hAnsi="Times New Roman" w:cs="Times New Roman"/>
          <w:sz w:val="24"/>
          <w:szCs w:val="24"/>
        </w:rPr>
        <w:t>because the default implementation</w:t>
      </w:r>
      <w:r w:rsidR="000B7BA9" w:rsidRPr="00583333">
        <w:rPr>
          <w:rFonts w:ascii="Times New Roman" w:hAnsi="Times New Roman" w:cs="Times New Roman"/>
          <w:sz w:val="24"/>
          <w:szCs w:val="24"/>
        </w:rPr>
        <w:t>,</w:t>
      </w:r>
      <w:r w:rsidRPr="00583333">
        <w:rPr>
          <w:rFonts w:ascii="Times New Roman" w:hAnsi="Times New Roman" w:cs="Times New Roman"/>
          <w:sz w:val="24"/>
          <w:szCs w:val="24"/>
        </w:rPr>
        <w:t xml:space="preserve"> </w:t>
      </w:r>
      <w:r w:rsidRPr="00583333">
        <w:rPr>
          <w:rFonts w:ascii="Times New Roman" w:hAnsi="Times New Roman" w:cs="Times New Roman"/>
          <w:i/>
          <w:iCs/>
          <w:sz w:val="24"/>
          <w:szCs w:val="24"/>
        </w:rPr>
        <w:t>trail renderer</w:t>
      </w:r>
      <w:r w:rsidR="000B7BA9" w:rsidRPr="00583333">
        <w:rPr>
          <w:rFonts w:ascii="Times New Roman" w:hAnsi="Times New Roman" w:cs="Times New Roman"/>
          <w:i/>
          <w:iCs/>
          <w:sz w:val="24"/>
          <w:szCs w:val="24"/>
        </w:rPr>
        <w:t>,</w:t>
      </w:r>
      <w:r w:rsidRPr="00583333">
        <w:rPr>
          <w:rFonts w:ascii="Times New Roman" w:hAnsi="Times New Roman" w:cs="Times New Roman"/>
          <w:sz w:val="24"/>
          <w:szCs w:val="24"/>
        </w:rPr>
        <w:t xml:space="preserve"> does not consider the resetting of the agent</w:t>
      </w:r>
      <w:r w:rsidR="000B7BA9" w:rsidRPr="00583333">
        <w:rPr>
          <w:rFonts w:ascii="Times New Roman" w:hAnsi="Times New Roman" w:cs="Times New Roman"/>
          <w:sz w:val="24"/>
          <w:szCs w:val="24"/>
        </w:rPr>
        <w:t xml:space="preserve">. </w:t>
      </w:r>
      <w:r w:rsidR="000B7BA9" w:rsidRPr="00583333">
        <w:rPr>
          <w:rFonts w:ascii="Times New Roman" w:hAnsi="Times New Roman" w:cs="Times New Roman"/>
          <w:i/>
          <w:iCs/>
          <w:sz w:val="24"/>
          <w:szCs w:val="24"/>
        </w:rPr>
        <w:t xml:space="preserve">Trail </w:t>
      </w:r>
      <w:r w:rsidR="000B7BA9" w:rsidRPr="00583333">
        <w:rPr>
          <w:rFonts w:ascii="Times New Roman" w:hAnsi="Times New Roman" w:cs="Times New Roman"/>
          <w:i/>
          <w:iCs/>
          <w:sz w:val="24"/>
          <w:szCs w:val="24"/>
        </w:rPr>
        <w:lastRenderedPageBreak/>
        <w:t>renderer</w:t>
      </w:r>
      <w:r w:rsidRPr="00583333">
        <w:rPr>
          <w:rFonts w:ascii="Times New Roman" w:hAnsi="Times New Roman" w:cs="Times New Roman"/>
          <w:sz w:val="24"/>
          <w:szCs w:val="24"/>
        </w:rPr>
        <w:t xml:space="preserve"> draws the jump from where one episode ends to the start position of the agent, which minimises the information </w:t>
      </w:r>
      <w:r w:rsidR="007A36DD" w:rsidRPr="00583333">
        <w:rPr>
          <w:rFonts w:ascii="Times New Roman" w:hAnsi="Times New Roman" w:cs="Times New Roman"/>
          <w:sz w:val="24"/>
          <w:szCs w:val="24"/>
        </w:rPr>
        <w:t>obtained by visualising</w:t>
      </w:r>
      <w:r w:rsidRPr="00583333">
        <w:rPr>
          <w:rFonts w:ascii="Times New Roman" w:hAnsi="Times New Roman" w:cs="Times New Roman"/>
          <w:sz w:val="24"/>
          <w:szCs w:val="24"/>
        </w:rPr>
        <w:t xml:space="preserve"> the trails.</w:t>
      </w:r>
    </w:p>
    <w:p w14:paraId="3CF87857" w14:textId="22C12866" w:rsidR="0068632E" w:rsidRPr="00583333" w:rsidRDefault="0068632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custom implementation simply draws a line for each episode, as either a new child element of the agent, if the number of trails is less than the specified number of trails, or by modifying the oldest trails.</w:t>
      </w:r>
    </w:p>
    <w:p w14:paraId="74A9863E" w14:textId="4776A7B4" w:rsidR="007877E8" w:rsidRPr="00583333" w:rsidRDefault="007877E8" w:rsidP="008C67E8">
      <w:pPr>
        <w:spacing w:line="480" w:lineRule="auto"/>
        <w:rPr>
          <w:rFonts w:ascii="Times New Roman" w:hAnsi="Times New Roman" w:cs="Times New Roman"/>
          <w:sz w:val="24"/>
          <w:szCs w:val="24"/>
        </w:rPr>
      </w:pPr>
      <w:r w:rsidRPr="00583333">
        <w:rPr>
          <w:rFonts w:ascii="Times New Roman" w:hAnsi="Times New Roman" w:cs="Times New Roman"/>
          <w:b/>
          <w:bCs/>
          <w:i/>
          <w:iCs/>
          <w:sz w:val="24"/>
          <w:szCs w:val="24"/>
        </w:rPr>
        <w:t>Name of file</w:t>
      </w:r>
    </w:p>
    <w:p w14:paraId="2E0C7876" w14:textId="2394FDF9" w:rsidR="007877E8" w:rsidRPr="00583333" w:rsidRDefault="00616605"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If desired, by checking </w:t>
      </w:r>
      <w:r w:rsidRPr="00583333">
        <w:rPr>
          <w:rFonts w:ascii="Times New Roman" w:hAnsi="Times New Roman" w:cs="Times New Roman"/>
          <w:b/>
          <w:bCs/>
          <w:i/>
          <w:iCs/>
          <w:sz w:val="24"/>
          <w:szCs w:val="24"/>
        </w:rPr>
        <w:t>verbose</w:t>
      </w:r>
      <w:r w:rsidRPr="00583333">
        <w:rPr>
          <w:rFonts w:ascii="Times New Roman" w:hAnsi="Times New Roman" w:cs="Times New Roman"/>
          <w:sz w:val="24"/>
          <w:szCs w:val="24"/>
        </w:rPr>
        <w:t>, t</w:t>
      </w:r>
      <w:r w:rsidR="007877E8" w:rsidRPr="00583333">
        <w:rPr>
          <w:rFonts w:ascii="Times New Roman" w:hAnsi="Times New Roman" w:cs="Times New Roman"/>
          <w:sz w:val="24"/>
          <w:szCs w:val="24"/>
        </w:rPr>
        <w:t xml:space="preserve">he agent collects </w:t>
      </w:r>
      <w:r w:rsidRPr="00583333">
        <w:rPr>
          <w:rFonts w:ascii="Times New Roman" w:hAnsi="Times New Roman" w:cs="Times New Roman"/>
          <w:sz w:val="24"/>
          <w:szCs w:val="24"/>
        </w:rPr>
        <w:t xml:space="preserve">additional </w:t>
      </w:r>
      <w:r w:rsidR="007877E8" w:rsidRPr="00583333">
        <w:rPr>
          <w:rFonts w:ascii="Times New Roman" w:hAnsi="Times New Roman" w:cs="Times New Roman"/>
          <w:sz w:val="24"/>
          <w:szCs w:val="24"/>
        </w:rPr>
        <w:t>information</w:t>
      </w:r>
      <w:r w:rsidRPr="00583333">
        <w:rPr>
          <w:rFonts w:ascii="Times New Roman" w:hAnsi="Times New Roman" w:cs="Times New Roman"/>
          <w:sz w:val="24"/>
          <w:szCs w:val="24"/>
        </w:rPr>
        <w:t>, compared to the information provided via TensorBoard</w:t>
      </w:r>
      <w:r w:rsidR="007877E8" w:rsidRPr="00583333">
        <w:rPr>
          <w:rFonts w:ascii="Times New Roman" w:hAnsi="Times New Roman" w:cs="Times New Roman"/>
          <w:sz w:val="24"/>
          <w:szCs w:val="24"/>
        </w:rPr>
        <w:t xml:space="preserve"> and writes i</w:t>
      </w:r>
      <w:r w:rsidRPr="00583333">
        <w:rPr>
          <w:rFonts w:ascii="Times New Roman" w:hAnsi="Times New Roman" w:cs="Times New Roman"/>
          <w:sz w:val="24"/>
          <w:szCs w:val="24"/>
        </w:rPr>
        <w:t>t to specified files. The additional information provides deeper insights into the progress of the training and highlights potential shortcomings. The additional information is information on the number of collisions with pedestrians and crowded areas, the steps used to locate the goal and the steps taken in the crowded area. However, this can be changed to suite the environment and the need of the researcher.</w:t>
      </w:r>
    </w:p>
    <w:p w14:paraId="25E00237" w14:textId="1583D9D6" w:rsidR="00616605" w:rsidRPr="00583333" w:rsidRDefault="00616605" w:rsidP="008C67E8">
      <w:pPr>
        <w:spacing w:line="480" w:lineRule="auto"/>
        <w:rPr>
          <w:rFonts w:ascii="Times New Roman" w:hAnsi="Times New Roman" w:cs="Times New Roman"/>
          <w:b/>
          <w:bCs/>
          <w:i/>
          <w:iCs/>
          <w:sz w:val="24"/>
          <w:szCs w:val="24"/>
        </w:rPr>
      </w:pPr>
      <w:r w:rsidRPr="00583333">
        <w:rPr>
          <w:rFonts w:ascii="Times New Roman" w:hAnsi="Times New Roman" w:cs="Times New Roman"/>
          <w:b/>
          <w:bCs/>
          <w:i/>
          <w:iCs/>
          <w:sz w:val="24"/>
          <w:szCs w:val="24"/>
        </w:rPr>
        <w:t>Second brain</w:t>
      </w:r>
    </w:p>
    <w:p w14:paraId="7E48B4E4" w14:textId="24CD5204" w:rsidR="00616605" w:rsidRPr="00583333" w:rsidRDefault="00616605"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agent script is provided with an option to add a second brain, and potentially many more, which is useful to investigate the effect of separating tasks on individual brains. This is investigate</w:t>
      </w:r>
      <w:r w:rsidR="00EC5F56" w:rsidRPr="00583333">
        <w:rPr>
          <w:rFonts w:ascii="Times New Roman" w:hAnsi="Times New Roman" w:cs="Times New Roman"/>
          <w:sz w:val="24"/>
          <w:szCs w:val="24"/>
        </w:rPr>
        <w:t>d</w:t>
      </w:r>
      <w:r w:rsidRPr="00583333">
        <w:rPr>
          <w:rFonts w:ascii="Times New Roman" w:hAnsi="Times New Roman" w:cs="Times New Roman"/>
          <w:sz w:val="24"/>
          <w:szCs w:val="24"/>
        </w:rPr>
        <w:t xml:space="preserve"> at the later point.</w:t>
      </w:r>
    </w:p>
    <w:p w14:paraId="7F9E2BBE" w14:textId="4B5D7EDE" w:rsidR="00C739D9" w:rsidRPr="00583333" w:rsidRDefault="00AC5C28"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t xml:space="preserve">  </w:t>
      </w:r>
      <w:bookmarkStart w:id="61" w:name="_Toc15890603"/>
      <w:r w:rsidR="002857BF" w:rsidRPr="00583333">
        <w:rPr>
          <w:rFonts w:ascii="Times New Roman" w:hAnsi="Times New Roman" w:cs="Times New Roman"/>
          <w:color w:val="auto"/>
          <w:sz w:val="26"/>
          <w:szCs w:val="26"/>
        </w:rPr>
        <w:t>Targe</w:t>
      </w:r>
      <w:r w:rsidR="000B158F" w:rsidRPr="00583333">
        <w:rPr>
          <w:rFonts w:ascii="Times New Roman" w:hAnsi="Times New Roman" w:cs="Times New Roman"/>
          <w:color w:val="auto"/>
          <w:sz w:val="26"/>
          <w:szCs w:val="26"/>
        </w:rPr>
        <w:t>t</w:t>
      </w:r>
      <w:bookmarkEnd w:id="61"/>
    </w:p>
    <w:p w14:paraId="4381AC96" w14:textId="38828DD1" w:rsidR="00546F4D" w:rsidRPr="00583333" w:rsidRDefault="00EC5F5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target is an important element of the environment, as it is the sparse positive reward signal, which the agent searches for. In this paper, the target is a cube randomly positioned in the environment. As irrelevant as the geometry of the target is, as </w:t>
      </w:r>
      <w:r w:rsidR="001950CF" w:rsidRPr="00583333">
        <w:rPr>
          <w:rFonts w:ascii="Times New Roman" w:hAnsi="Times New Roman" w:cs="Times New Roman"/>
          <w:sz w:val="24"/>
          <w:szCs w:val="24"/>
        </w:rPr>
        <w:t xml:space="preserve">relevant is the size, relative to the environment. The relative size of the target affects how easily the target is located and can be thought of as the difference in locating a building on a street compared to a specific </w:t>
      </w:r>
      <w:r w:rsidR="001950CF" w:rsidRPr="00583333">
        <w:rPr>
          <w:rFonts w:ascii="Times New Roman" w:hAnsi="Times New Roman" w:cs="Times New Roman"/>
          <w:sz w:val="24"/>
          <w:szCs w:val="24"/>
        </w:rPr>
        <w:lastRenderedPageBreak/>
        <w:t xml:space="preserve">brick on a specific building, at that same street. The size of the target is fixed here, at a relative size of 3.75%, chosen </w:t>
      </w:r>
      <w:r w:rsidR="000F6E93" w:rsidRPr="00583333">
        <w:rPr>
          <w:rFonts w:ascii="Times New Roman" w:hAnsi="Times New Roman" w:cs="Times New Roman"/>
          <w:sz w:val="24"/>
          <w:szCs w:val="24"/>
        </w:rPr>
        <w:t>arbitrary and the effect of the relative size of the target could be a topic for future investigation</w:t>
      </w:r>
      <w:r w:rsidR="001950CF" w:rsidRPr="00583333">
        <w:rPr>
          <w:rFonts w:ascii="Times New Roman" w:hAnsi="Times New Roman" w:cs="Times New Roman"/>
          <w:sz w:val="24"/>
          <w:szCs w:val="24"/>
        </w:rPr>
        <w:t>.</w:t>
      </w:r>
      <w:r w:rsidR="00C35505" w:rsidRPr="00583333">
        <w:rPr>
          <w:rFonts w:ascii="Times New Roman" w:hAnsi="Times New Roman" w:cs="Times New Roman"/>
          <w:sz w:val="24"/>
          <w:szCs w:val="24"/>
        </w:rPr>
        <w:t xml:space="preserve"> 3.75% is equivalent to size of 3 meters. </w:t>
      </w:r>
      <w:r w:rsidR="001950CF" w:rsidRPr="00583333">
        <w:rPr>
          <w:rFonts w:ascii="Times New Roman" w:hAnsi="Times New Roman" w:cs="Times New Roman"/>
          <w:sz w:val="24"/>
          <w:szCs w:val="24"/>
        </w:rPr>
        <w:br/>
        <w:t xml:space="preserve">The content of the target is seen in figure </w:t>
      </w:r>
      <w:r w:rsidR="00E60E31" w:rsidRPr="00583333">
        <w:rPr>
          <w:rFonts w:ascii="Times New Roman" w:hAnsi="Times New Roman" w:cs="Times New Roman"/>
          <w:sz w:val="24"/>
          <w:szCs w:val="24"/>
        </w:rPr>
        <w:t>11</w:t>
      </w:r>
      <w:r w:rsidR="001950CF" w:rsidRPr="00583333">
        <w:rPr>
          <w:rFonts w:ascii="Times New Roman" w:hAnsi="Times New Roman" w:cs="Times New Roman"/>
          <w:sz w:val="24"/>
          <w:szCs w:val="24"/>
        </w:rPr>
        <w:t xml:space="preserve">. </w:t>
      </w:r>
    </w:p>
    <w:p w14:paraId="45A924C2" w14:textId="3292E6E1" w:rsidR="00546F4D" w:rsidRPr="00583333" w:rsidRDefault="001950CF"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w:t>
      </w:r>
      <w:r w:rsidR="00E60E31" w:rsidRPr="00583333">
        <w:rPr>
          <w:rFonts w:ascii="Times New Roman" w:hAnsi="Times New Roman" w:cs="Times New Roman"/>
          <w:i/>
          <w:iCs/>
          <w:sz w:val="24"/>
          <w:szCs w:val="24"/>
        </w:rPr>
        <w:t>11</w:t>
      </w:r>
      <w:r w:rsidRPr="00583333">
        <w:rPr>
          <w:rFonts w:ascii="Times New Roman" w:hAnsi="Times New Roman" w:cs="Times New Roman"/>
          <w:i/>
          <w:iCs/>
          <w:sz w:val="24"/>
          <w:szCs w:val="24"/>
        </w:rPr>
        <w:t xml:space="preserve"> – </w:t>
      </w:r>
      <w:r w:rsidR="000C3979" w:rsidRPr="00583333">
        <w:rPr>
          <w:rFonts w:ascii="Times New Roman" w:hAnsi="Times New Roman" w:cs="Times New Roman"/>
          <w:i/>
          <w:iCs/>
          <w:sz w:val="24"/>
          <w:szCs w:val="24"/>
        </w:rPr>
        <w:t>T</w:t>
      </w:r>
      <w:r w:rsidRPr="00583333">
        <w:rPr>
          <w:rFonts w:ascii="Times New Roman" w:hAnsi="Times New Roman" w:cs="Times New Roman"/>
          <w:i/>
          <w:iCs/>
          <w:sz w:val="24"/>
          <w:szCs w:val="24"/>
        </w:rPr>
        <w:t>he content of the target object</w:t>
      </w:r>
      <w:r w:rsidRPr="00583333">
        <w:rPr>
          <w:rFonts w:ascii="Times New Roman" w:hAnsi="Times New Roman" w:cs="Times New Roman"/>
          <w:i/>
          <w:iCs/>
          <w:sz w:val="24"/>
          <w:szCs w:val="24"/>
        </w:rPr>
        <w:br/>
      </w:r>
      <w:r w:rsidRPr="00583333">
        <w:rPr>
          <w:rFonts w:ascii="Times New Roman" w:hAnsi="Times New Roman" w:cs="Times New Roman"/>
          <w:i/>
          <w:iCs/>
          <w:noProof/>
        </w:rPr>
        <w:drawing>
          <wp:inline distT="0" distB="0" distL="0" distR="0" wp14:anchorId="441D0567" wp14:editId="42B6F08B">
            <wp:extent cx="3337043" cy="360000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7043" cy="3600000"/>
                    </a:xfrm>
                    <a:prstGeom prst="rect">
                      <a:avLst/>
                    </a:prstGeom>
                  </pic:spPr>
                </pic:pic>
              </a:graphicData>
            </a:graphic>
          </wp:inline>
        </w:drawing>
      </w:r>
    </w:p>
    <w:p w14:paraId="74309B1D" w14:textId="700AAE8A" w:rsidR="001950CF" w:rsidRPr="000B158F" w:rsidRDefault="001950C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target contains, besides the custom target script, only familiar components. The target script has two box colliders</w:t>
      </w:r>
      <w:proofErr w:type="gramStart"/>
      <w:r w:rsidRPr="00583333">
        <w:rPr>
          <w:rFonts w:ascii="Times New Roman" w:hAnsi="Times New Roman" w:cs="Times New Roman"/>
          <w:sz w:val="24"/>
          <w:szCs w:val="24"/>
        </w:rPr>
        <w:t xml:space="preserve"> </w:t>
      </w:r>
      <w:r w:rsidR="00751553" w:rsidRPr="00583333">
        <w:rPr>
          <w:rFonts w:ascii="Times New Roman" w:hAnsi="Times New Roman" w:cs="Times New Roman"/>
          <w:sz w:val="24"/>
          <w:szCs w:val="24"/>
        </w:rPr>
        <w:t>..</w:t>
      </w:r>
      <w:proofErr w:type="gramEnd"/>
      <w:r w:rsidR="00751553" w:rsidRPr="000B158F">
        <w:rPr>
          <w:rFonts w:ascii="Times New Roman" w:hAnsi="Times New Roman" w:cs="Times New Roman"/>
          <w:sz w:val="24"/>
          <w:szCs w:val="24"/>
        </w:rPr>
        <w:t xml:space="preserve"> </w:t>
      </w:r>
      <w:r w:rsidR="00751553" w:rsidRPr="000B158F">
        <w:rPr>
          <w:rFonts w:ascii="Times New Roman" w:hAnsi="Times New Roman" w:cs="Times New Roman"/>
          <w:color w:val="FF0000"/>
          <w:sz w:val="24"/>
          <w:szCs w:val="24"/>
        </w:rPr>
        <w:t>Check if that is even necessary</w:t>
      </w:r>
      <w:r w:rsidR="00751553" w:rsidRPr="000B158F">
        <w:rPr>
          <w:rFonts w:ascii="Times New Roman" w:hAnsi="Times New Roman" w:cs="Times New Roman"/>
          <w:sz w:val="24"/>
          <w:szCs w:val="24"/>
        </w:rPr>
        <w:t xml:space="preserve"> </w:t>
      </w:r>
    </w:p>
    <w:p w14:paraId="64D6DB7E" w14:textId="505B1625" w:rsidR="00751553" w:rsidRPr="00583333" w:rsidRDefault="00124B4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custom target script serves two purposes; randomly setting a new position of the target and check for collision with static objects in the environment.</w:t>
      </w:r>
      <w:r w:rsidR="002C1E78" w:rsidRPr="00583333">
        <w:rPr>
          <w:rFonts w:ascii="Times New Roman" w:hAnsi="Times New Roman" w:cs="Times New Roman"/>
          <w:sz w:val="24"/>
          <w:szCs w:val="24"/>
        </w:rPr>
        <w:t xml:space="preserve"> The public parameters of the script are input to the method used to check for collisions. By default, 4 rays are casted with a length of 3, covering all sides. </w:t>
      </w:r>
    </w:p>
    <w:p w14:paraId="2E2C17C5" w14:textId="1E51475A" w:rsidR="00153AD6" w:rsidRPr="00583333" w:rsidRDefault="00124B4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The target is not allowed to be located within another static object in the environment, to prevent conflicting collisions. Having the target located separately from other static objects, simulates the idea about locating a position outside a building for delivery by the ADR.</w:t>
      </w:r>
    </w:p>
    <w:p w14:paraId="56BC447E" w14:textId="77777777" w:rsidR="00BC4EE5" w:rsidRPr="00583333" w:rsidRDefault="00BC4EE5" w:rsidP="008C67E8">
      <w:pPr>
        <w:pStyle w:val="Heading3"/>
        <w:numPr>
          <w:ilvl w:val="2"/>
          <w:numId w:val="6"/>
        </w:numPr>
        <w:spacing w:line="480" w:lineRule="auto"/>
        <w:rPr>
          <w:rFonts w:ascii="Times New Roman" w:hAnsi="Times New Roman" w:cs="Times New Roman"/>
          <w:color w:val="auto"/>
          <w:sz w:val="26"/>
          <w:szCs w:val="26"/>
        </w:rPr>
      </w:pPr>
      <w:bookmarkStart w:id="62" w:name="_Toc15890604"/>
      <w:r w:rsidRPr="00583333">
        <w:rPr>
          <w:rFonts w:ascii="Times New Roman" w:hAnsi="Times New Roman" w:cs="Times New Roman"/>
          <w:color w:val="auto"/>
          <w:sz w:val="26"/>
          <w:szCs w:val="26"/>
        </w:rPr>
        <w:t>Training</w:t>
      </w:r>
      <w:bookmarkEnd w:id="62"/>
    </w:p>
    <w:p w14:paraId="0F9C8186" w14:textId="7CB85EFA" w:rsidR="00BC4EE5" w:rsidRPr="00583333" w:rsidRDefault="00F7646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Training can be done either in the editor or by running a build application of the environment. </w:t>
      </w:r>
      <w:r w:rsidR="009E1B30" w:rsidRPr="00583333">
        <w:rPr>
          <w:rFonts w:ascii="Times New Roman" w:hAnsi="Times New Roman" w:cs="Times New Roman"/>
          <w:sz w:val="24"/>
          <w:szCs w:val="24"/>
        </w:rPr>
        <w:t xml:space="preserve">How to carry out training from the command line is described neatly by (Juliani et al., 2019), and is so not described here. </w:t>
      </w:r>
    </w:p>
    <w:p w14:paraId="2D1AAE28" w14:textId="77777777" w:rsidR="00E43C29" w:rsidRPr="00583333" w:rsidRDefault="009E1B30"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Running training from a build application of the environment provides some desired possibilities, where two of</w:t>
      </w:r>
      <w:r w:rsidR="00E43C29" w:rsidRPr="00583333">
        <w:rPr>
          <w:rFonts w:ascii="Times New Roman" w:hAnsi="Times New Roman" w:cs="Times New Roman"/>
          <w:sz w:val="24"/>
          <w:szCs w:val="24"/>
        </w:rPr>
        <w:t xml:space="preserve"> them are running concurrent runs and concurrent environments.</w:t>
      </w:r>
    </w:p>
    <w:p w14:paraId="3CBDC1B0" w14:textId="3FE1C94D" w:rsidR="00BC4EE5" w:rsidRPr="00583333" w:rsidRDefault="00E43C2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Concurrent runs are independent, which is beneficial for benchmarking. </w:t>
      </w:r>
      <w:r w:rsidR="001B5D3E" w:rsidRPr="00583333">
        <w:rPr>
          <w:rFonts w:ascii="Times New Roman" w:hAnsi="Times New Roman" w:cs="Times New Roman"/>
          <w:sz w:val="24"/>
          <w:szCs w:val="24"/>
        </w:rPr>
        <w:br/>
      </w:r>
      <w:r w:rsidRPr="00583333">
        <w:rPr>
          <w:rFonts w:ascii="Times New Roman" w:hAnsi="Times New Roman" w:cs="Times New Roman"/>
          <w:sz w:val="24"/>
          <w:szCs w:val="24"/>
        </w:rPr>
        <w:t>Concurrent environments are equivalent to having multiple training areas within one environment, which implies more experience being sampled, which should result in improve learning (</w:t>
      </w:r>
      <w:r w:rsidR="001B5D3E" w:rsidRPr="00583333">
        <w:rPr>
          <w:rFonts w:ascii="Times New Roman" w:hAnsi="Times New Roman" w:cs="Times New Roman"/>
          <w:sz w:val="24"/>
          <w:szCs w:val="24"/>
        </w:rPr>
        <w:t>Teng et al, 2019</w:t>
      </w:r>
      <w:r w:rsidRPr="00583333">
        <w:rPr>
          <w:rFonts w:ascii="Times New Roman" w:hAnsi="Times New Roman" w:cs="Times New Roman"/>
          <w:sz w:val="24"/>
          <w:szCs w:val="24"/>
        </w:rPr>
        <w:t>)</w:t>
      </w:r>
      <w:r w:rsidR="001B5D3E" w:rsidRPr="00583333">
        <w:rPr>
          <w:rFonts w:ascii="Times New Roman" w:hAnsi="Times New Roman" w:cs="Times New Roman"/>
          <w:sz w:val="24"/>
          <w:szCs w:val="24"/>
        </w:rPr>
        <w:t>.</w:t>
      </w:r>
      <w:r w:rsidR="00236A06" w:rsidRPr="00583333">
        <w:rPr>
          <w:rFonts w:ascii="Times New Roman" w:hAnsi="Times New Roman" w:cs="Times New Roman"/>
          <w:sz w:val="24"/>
          <w:szCs w:val="24"/>
        </w:rPr>
        <w:t xml:space="preserve"> Running multiple environments is a way to speed up training beyond have multiple training areas. It is computationally demanding, and it is usually used together with cloud computing.</w:t>
      </w:r>
    </w:p>
    <w:p w14:paraId="7B286CA2" w14:textId="5AA9AD66" w:rsidR="00236A06" w:rsidRPr="00583333" w:rsidRDefault="00236A0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Cloud computing is not </w:t>
      </w:r>
      <w:r w:rsidR="00657478" w:rsidRPr="00583333">
        <w:rPr>
          <w:rFonts w:ascii="Times New Roman" w:hAnsi="Times New Roman" w:cs="Times New Roman"/>
          <w:sz w:val="24"/>
          <w:szCs w:val="24"/>
        </w:rPr>
        <w:t>a</w:t>
      </w:r>
      <w:r w:rsidRPr="00583333">
        <w:rPr>
          <w:rFonts w:ascii="Times New Roman" w:hAnsi="Times New Roman" w:cs="Times New Roman"/>
          <w:sz w:val="24"/>
          <w:szCs w:val="24"/>
        </w:rPr>
        <w:t xml:space="preserve"> possibility here, and this paper is so limited to the use of multiple training areas. </w:t>
      </w:r>
    </w:p>
    <w:p w14:paraId="5310D01F" w14:textId="60A893DE" w:rsidR="009C41C2" w:rsidRPr="00583333" w:rsidRDefault="009C41C2" w:rsidP="008C67E8">
      <w:pPr>
        <w:pStyle w:val="Heading3"/>
        <w:numPr>
          <w:ilvl w:val="2"/>
          <w:numId w:val="6"/>
        </w:numPr>
        <w:spacing w:line="480" w:lineRule="auto"/>
        <w:rPr>
          <w:rFonts w:ascii="Times New Roman" w:hAnsi="Times New Roman" w:cs="Times New Roman"/>
          <w:color w:val="auto"/>
          <w:sz w:val="26"/>
          <w:szCs w:val="26"/>
        </w:rPr>
      </w:pPr>
      <w:bookmarkStart w:id="63" w:name="_Toc15890605"/>
      <w:r w:rsidRPr="00583333">
        <w:rPr>
          <w:rFonts w:ascii="Times New Roman" w:hAnsi="Times New Roman" w:cs="Times New Roman"/>
          <w:color w:val="auto"/>
          <w:sz w:val="26"/>
          <w:szCs w:val="26"/>
        </w:rPr>
        <w:t>Tensor</w:t>
      </w:r>
      <w:r w:rsidR="00657478" w:rsidRPr="00583333">
        <w:rPr>
          <w:rFonts w:ascii="Times New Roman" w:hAnsi="Times New Roman" w:cs="Times New Roman"/>
          <w:color w:val="auto"/>
          <w:sz w:val="26"/>
          <w:szCs w:val="26"/>
        </w:rPr>
        <w:t>B</w:t>
      </w:r>
      <w:r w:rsidRPr="00583333">
        <w:rPr>
          <w:rFonts w:ascii="Times New Roman" w:hAnsi="Times New Roman" w:cs="Times New Roman"/>
          <w:color w:val="auto"/>
          <w:sz w:val="26"/>
          <w:szCs w:val="26"/>
        </w:rPr>
        <w:t>oard</w:t>
      </w:r>
      <w:bookmarkEnd w:id="63"/>
    </w:p>
    <w:p w14:paraId="33770136" w14:textId="79488A3F" w:rsidR="0077197C" w:rsidRPr="00583333" w:rsidRDefault="00657478"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TensorBoard is used to visualise a wide range of statistics related to the training conducted, covering environment, policy and learning statistics. </w:t>
      </w:r>
      <w:r w:rsidR="004312A6" w:rsidRPr="00583333">
        <w:rPr>
          <w:rFonts w:ascii="Times New Roman" w:hAnsi="Times New Roman" w:cs="Times New Roman"/>
          <w:sz w:val="24"/>
          <w:szCs w:val="24"/>
        </w:rPr>
        <w:t>Each of the statistics available is described in detail in (Juliani et al, 2018b).</w:t>
      </w:r>
    </w:p>
    <w:p w14:paraId="7BE115C4" w14:textId="77777777" w:rsidR="00F15DBE" w:rsidRPr="00583333" w:rsidRDefault="00F15DBE" w:rsidP="008C67E8">
      <w:pPr>
        <w:pStyle w:val="Heading2"/>
        <w:numPr>
          <w:ilvl w:val="1"/>
          <w:numId w:val="6"/>
        </w:numPr>
        <w:spacing w:line="480" w:lineRule="auto"/>
        <w:rPr>
          <w:rFonts w:ascii="Times New Roman" w:hAnsi="Times New Roman" w:cs="Times New Roman"/>
          <w:color w:val="auto"/>
        </w:rPr>
      </w:pPr>
      <w:bookmarkStart w:id="64" w:name="_Toc15890606"/>
      <w:r w:rsidRPr="00583333">
        <w:rPr>
          <w:rFonts w:ascii="Times New Roman" w:hAnsi="Times New Roman" w:cs="Times New Roman"/>
          <w:color w:val="auto"/>
        </w:rPr>
        <w:lastRenderedPageBreak/>
        <w:t>Curriculum Learning</w:t>
      </w:r>
      <w:bookmarkEnd w:id="64"/>
    </w:p>
    <w:p w14:paraId="775C4C92" w14:textId="5D799740" w:rsidR="0077197C" w:rsidRPr="00583333" w:rsidRDefault="00F15DB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Specifying curriculums in Unity is done in a json file, seen in figure 3, and contains five different parameters </w:t>
      </w:r>
    </w:p>
    <w:p w14:paraId="354B135F" w14:textId="1774B3DE" w:rsidR="004B4E2E" w:rsidRPr="00583333" w:rsidRDefault="00F15DBE" w:rsidP="008C67E8">
      <w:pPr>
        <w:pStyle w:val="Heading1"/>
        <w:numPr>
          <w:ilvl w:val="0"/>
          <w:numId w:val="6"/>
        </w:numPr>
        <w:spacing w:line="480" w:lineRule="auto"/>
        <w:rPr>
          <w:rFonts w:ascii="Times New Roman" w:hAnsi="Times New Roman" w:cs="Times New Roman"/>
          <w:color w:val="auto"/>
        </w:rPr>
      </w:pPr>
      <w:bookmarkStart w:id="65" w:name="_Toc15890607"/>
      <w:r w:rsidRPr="00583333">
        <w:rPr>
          <w:rFonts w:ascii="Times New Roman" w:hAnsi="Times New Roman" w:cs="Times New Roman"/>
          <w:color w:val="auto"/>
        </w:rPr>
        <w:t>Exploration/Exploitation trade-off</w:t>
      </w:r>
      <w:bookmarkEnd w:id="65"/>
    </w:p>
    <w:p w14:paraId="1C32E719" w14:textId="77777777" w:rsidR="004B4E2E" w:rsidRPr="00583333" w:rsidRDefault="004B4E2E"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Coming of configuring the set-up, it is time to explore the environment, address the challenges and hopefully solve the environment.</w:t>
      </w:r>
      <w:r w:rsidRPr="00583333">
        <w:rPr>
          <w:rFonts w:ascii="Times New Roman" w:hAnsi="Times New Roman" w:cs="Times New Roman"/>
          <w:sz w:val="24"/>
          <w:szCs w:val="24"/>
        </w:rPr>
        <w:br/>
        <w:t xml:space="preserve">When is the environment </w:t>
      </w:r>
      <w:r w:rsidRPr="00583333">
        <w:rPr>
          <w:rFonts w:ascii="Times New Roman" w:hAnsi="Times New Roman" w:cs="Times New Roman"/>
          <w:i/>
          <w:iCs/>
          <w:sz w:val="24"/>
          <w:szCs w:val="24"/>
        </w:rPr>
        <w:t>solved</w:t>
      </w:r>
      <w:r w:rsidRPr="00583333">
        <w:rPr>
          <w:rFonts w:ascii="Times New Roman" w:hAnsi="Times New Roman" w:cs="Times New Roman"/>
          <w:sz w:val="24"/>
          <w:szCs w:val="24"/>
        </w:rPr>
        <w:t xml:space="preserve">? The environment is solved when the agent can cope with the different type of challenges that the environment processes. As mentioned in section X, the environment of this paper processes </w:t>
      </w:r>
      <w:commentRangeStart w:id="66"/>
      <w:r w:rsidRPr="00583333">
        <w:rPr>
          <w:rFonts w:ascii="Times New Roman" w:hAnsi="Times New Roman" w:cs="Times New Roman"/>
          <w:sz w:val="24"/>
          <w:szCs w:val="24"/>
        </w:rPr>
        <w:t xml:space="preserve">four </w:t>
      </w:r>
      <w:r w:rsidR="00D82492" w:rsidRPr="00583333">
        <w:rPr>
          <w:rFonts w:ascii="Times New Roman" w:hAnsi="Times New Roman" w:cs="Times New Roman"/>
          <w:sz w:val="24"/>
          <w:szCs w:val="24"/>
        </w:rPr>
        <w:t xml:space="preserve">main </w:t>
      </w:r>
      <w:r w:rsidRPr="00583333">
        <w:rPr>
          <w:rFonts w:ascii="Times New Roman" w:hAnsi="Times New Roman" w:cs="Times New Roman"/>
          <w:sz w:val="24"/>
          <w:szCs w:val="24"/>
        </w:rPr>
        <w:t xml:space="preserve">challenges; difficult areas, static obstacles, crowded areas and dynamic obstacles. </w:t>
      </w:r>
      <w:commentRangeEnd w:id="66"/>
      <w:r w:rsidR="002664D5">
        <w:rPr>
          <w:rStyle w:val="CommentReference"/>
        </w:rPr>
        <w:commentReference w:id="66"/>
      </w:r>
    </w:p>
    <w:p w14:paraId="67D87DC6" w14:textId="4989FD30" w:rsidR="00FE219B" w:rsidRPr="00583333" w:rsidRDefault="00FE219B"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first relevant question to address is, </w:t>
      </w:r>
      <w:commentRangeStart w:id="67"/>
      <w:r w:rsidRPr="00583333">
        <w:rPr>
          <w:rFonts w:ascii="Times New Roman" w:hAnsi="Times New Roman" w:cs="Times New Roman"/>
          <w:i/>
          <w:iCs/>
          <w:sz w:val="24"/>
          <w:szCs w:val="24"/>
        </w:rPr>
        <w:t>what is the look of learning</w:t>
      </w:r>
      <w:r w:rsidRPr="00583333">
        <w:rPr>
          <w:rFonts w:ascii="Times New Roman" w:hAnsi="Times New Roman" w:cs="Times New Roman"/>
          <w:sz w:val="24"/>
          <w:szCs w:val="24"/>
        </w:rPr>
        <w:t xml:space="preserve">? </w:t>
      </w:r>
      <w:commentRangeEnd w:id="67"/>
      <w:r w:rsidR="00662870">
        <w:rPr>
          <w:rStyle w:val="CommentReference"/>
        </w:rPr>
        <w:commentReference w:id="67"/>
      </w:r>
      <w:r w:rsidRPr="00583333">
        <w:rPr>
          <w:rFonts w:ascii="Times New Roman" w:hAnsi="Times New Roman" w:cs="Times New Roman"/>
          <w:sz w:val="24"/>
          <w:szCs w:val="24"/>
        </w:rPr>
        <w:br/>
        <w:t xml:space="preserve">Learning </w:t>
      </w:r>
      <w:r w:rsidR="00E3139B" w:rsidRPr="00583333">
        <w:rPr>
          <w:rFonts w:ascii="Times New Roman" w:hAnsi="Times New Roman" w:cs="Times New Roman"/>
          <w:sz w:val="24"/>
          <w:szCs w:val="24"/>
        </w:rPr>
        <w:t>can be expressed in many ways (Juliani et al, 2018b), however, t</w:t>
      </w:r>
      <w:r w:rsidR="001652ED" w:rsidRPr="00583333">
        <w:rPr>
          <w:rFonts w:ascii="Times New Roman" w:hAnsi="Times New Roman" w:cs="Times New Roman"/>
          <w:sz w:val="24"/>
          <w:szCs w:val="24"/>
        </w:rPr>
        <w:t xml:space="preserve">he most intuitive statistics is the </w:t>
      </w:r>
      <w:r w:rsidR="00FE42F4" w:rsidRPr="00583333">
        <w:rPr>
          <w:rFonts w:ascii="Times New Roman" w:hAnsi="Times New Roman" w:cs="Times New Roman"/>
          <w:sz w:val="24"/>
          <w:szCs w:val="24"/>
        </w:rPr>
        <w:t xml:space="preserve">average </w:t>
      </w:r>
      <w:r w:rsidR="001652ED" w:rsidRPr="00583333">
        <w:rPr>
          <w:rFonts w:ascii="Times New Roman" w:hAnsi="Times New Roman" w:cs="Times New Roman"/>
          <w:sz w:val="24"/>
          <w:szCs w:val="24"/>
        </w:rPr>
        <w:t>cumulative reward</w:t>
      </w:r>
      <w:r w:rsidR="00FE42F4" w:rsidRPr="00583333">
        <w:rPr>
          <w:rFonts w:ascii="Times New Roman" w:hAnsi="Times New Roman" w:cs="Times New Roman"/>
          <w:sz w:val="24"/>
          <w:szCs w:val="24"/>
        </w:rPr>
        <w:t xml:space="preserve"> </w:t>
      </w:r>
      <w:r w:rsidR="00E62AE3" w:rsidRPr="00583333">
        <w:rPr>
          <w:rFonts w:ascii="Times New Roman" w:hAnsi="Times New Roman" w:cs="Times New Roman"/>
          <w:sz w:val="24"/>
          <w:szCs w:val="24"/>
        </w:rPr>
        <w:t xml:space="preserve">(ACR) </w:t>
      </w:r>
      <w:r w:rsidR="00FE42F4" w:rsidRPr="00583333">
        <w:rPr>
          <w:rFonts w:ascii="Times New Roman" w:hAnsi="Times New Roman" w:cs="Times New Roman"/>
          <w:sz w:val="24"/>
          <w:szCs w:val="24"/>
        </w:rPr>
        <w:t>and the average length of a</w:t>
      </w:r>
      <w:r w:rsidR="00F95602" w:rsidRPr="00583333">
        <w:rPr>
          <w:rFonts w:ascii="Times New Roman" w:hAnsi="Times New Roman" w:cs="Times New Roman"/>
          <w:sz w:val="24"/>
          <w:szCs w:val="24"/>
        </w:rPr>
        <w:t>n</w:t>
      </w:r>
      <w:r w:rsidR="00FE42F4" w:rsidRPr="00583333">
        <w:rPr>
          <w:rFonts w:ascii="Times New Roman" w:hAnsi="Times New Roman" w:cs="Times New Roman"/>
          <w:sz w:val="24"/>
          <w:szCs w:val="24"/>
        </w:rPr>
        <w:t xml:space="preserve"> episode</w:t>
      </w:r>
      <w:r w:rsidR="00E62AE3" w:rsidRPr="00583333">
        <w:rPr>
          <w:rFonts w:ascii="Times New Roman" w:hAnsi="Times New Roman" w:cs="Times New Roman"/>
          <w:sz w:val="24"/>
          <w:szCs w:val="24"/>
        </w:rPr>
        <w:t xml:space="preserve"> (ALE)</w:t>
      </w:r>
      <w:r w:rsidR="00FE42F4" w:rsidRPr="00583333">
        <w:rPr>
          <w:rFonts w:ascii="Times New Roman" w:hAnsi="Times New Roman" w:cs="Times New Roman"/>
          <w:sz w:val="24"/>
          <w:szCs w:val="24"/>
        </w:rPr>
        <w:t xml:space="preserve">, examples are seen from figure </w:t>
      </w:r>
      <w:r w:rsidR="00A22236" w:rsidRPr="00583333">
        <w:rPr>
          <w:rFonts w:ascii="Times New Roman" w:hAnsi="Times New Roman" w:cs="Times New Roman"/>
          <w:sz w:val="24"/>
          <w:szCs w:val="24"/>
        </w:rPr>
        <w:t>13</w:t>
      </w:r>
      <w:r w:rsidR="00FE42F4" w:rsidRPr="00583333">
        <w:rPr>
          <w:rFonts w:ascii="Times New Roman" w:hAnsi="Times New Roman" w:cs="Times New Roman"/>
          <w:sz w:val="24"/>
          <w:szCs w:val="24"/>
        </w:rPr>
        <w:t>.</w:t>
      </w:r>
      <w:r w:rsidR="00F95602" w:rsidRPr="00583333">
        <w:rPr>
          <w:rFonts w:ascii="Times New Roman" w:hAnsi="Times New Roman" w:cs="Times New Roman"/>
          <w:sz w:val="24"/>
          <w:szCs w:val="24"/>
        </w:rPr>
        <w:br/>
        <w:t xml:space="preserve">The </w:t>
      </w:r>
      <w:r w:rsidR="00E62AE3" w:rsidRPr="00583333">
        <w:rPr>
          <w:rFonts w:ascii="Times New Roman" w:hAnsi="Times New Roman" w:cs="Times New Roman"/>
          <w:sz w:val="24"/>
          <w:szCs w:val="24"/>
        </w:rPr>
        <w:t xml:space="preserve">ACR </w:t>
      </w:r>
      <w:r w:rsidR="00F95602" w:rsidRPr="00583333">
        <w:rPr>
          <w:rFonts w:ascii="Times New Roman" w:hAnsi="Times New Roman" w:cs="Times New Roman"/>
          <w:sz w:val="24"/>
          <w:szCs w:val="24"/>
        </w:rPr>
        <w:t xml:space="preserve">is expected to converge to the maximum obtainable level of reward within a single episode, when learning has taken place and the agent has solved the environment. The </w:t>
      </w:r>
      <w:r w:rsidR="00E62AE3" w:rsidRPr="00583333">
        <w:rPr>
          <w:rFonts w:ascii="Times New Roman" w:hAnsi="Times New Roman" w:cs="Times New Roman"/>
          <w:sz w:val="24"/>
          <w:szCs w:val="24"/>
        </w:rPr>
        <w:t xml:space="preserve">ALE </w:t>
      </w:r>
      <w:r w:rsidR="00F95602" w:rsidRPr="00583333">
        <w:rPr>
          <w:rFonts w:ascii="Times New Roman" w:hAnsi="Times New Roman" w:cs="Times New Roman"/>
          <w:sz w:val="24"/>
          <w:szCs w:val="24"/>
        </w:rPr>
        <w:t xml:space="preserve">should converge to the minimum number of steps needed to obtain the reward. The speed of which the converge takes place is a direct consequence of the complexity of the environment and the degree of assistance provided to the agent, as will be clear </w:t>
      </w:r>
      <w:r w:rsidR="008B4226" w:rsidRPr="00583333">
        <w:rPr>
          <w:rFonts w:ascii="Times New Roman" w:hAnsi="Times New Roman" w:cs="Times New Roman"/>
          <w:sz w:val="24"/>
          <w:szCs w:val="24"/>
        </w:rPr>
        <w:t>doing</w:t>
      </w:r>
      <w:r w:rsidR="00F95602" w:rsidRPr="00583333">
        <w:rPr>
          <w:rFonts w:ascii="Times New Roman" w:hAnsi="Times New Roman" w:cs="Times New Roman"/>
          <w:sz w:val="24"/>
          <w:szCs w:val="24"/>
        </w:rPr>
        <w:t xml:space="preserve"> this section. </w:t>
      </w:r>
    </w:p>
    <w:p w14:paraId="775E1102" w14:textId="6F0FB61E" w:rsidR="00F95602" w:rsidRPr="00583333" w:rsidRDefault="00F95602"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w:t>
      </w:r>
      <w:r w:rsidR="00E3139B" w:rsidRPr="00583333">
        <w:rPr>
          <w:rFonts w:ascii="Times New Roman" w:hAnsi="Times New Roman" w:cs="Times New Roman"/>
          <w:i/>
          <w:iCs/>
          <w:sz w:val="24"/>
          <w:szCs w:val="24"/>
        </w:rPr>
        <w:t>12</w:t>
      </w:r>
      <w:r w:rsidRPr="00583333">
        <w:rPr>
          <w:rFonts w:ascii="Times New Roman" w:hAnsi="Times New Roman" w:cs="Times New Roman"/>
          <w:i/>
          <w:iCs/>
          <w:sz w:val="24"/>
          <w:szCs w:val="24"/>
        </w:rPr>
        <w:t xml:space="preserve"> – </w:t>
      </w:r>
      <w:r w:rsidR="0081765D" w:rsidRPr="00583333">
        <w:rPr>
          <w:rFonts w:ascii="Times New Roman" w:hAnsi="Times New Roman" w:cs="Times New Roman"/>
          <w:i/>
          <w:iCs/>
          <w:sz w:val="24"/>
          <w:szCs w:val="24"/>
        </w:rPr>
        <w:t>The simplest version of the environment</w:t>
      </w:r>
      <w:r w:rsidRPr="00583333">
        <w:rPr>
          <w:rFonts w:ascii="Times New Roman" w:hAnsi="Times New Roman" w:cs="Times New Roman"/>
          <w:i/>
          <w:iCs/>
          <w:sz w:val="24"/>
          <w:szCs w:val="24"/>
        </w:rPr>
        <w:t>.</w:t>
      </w:r>
    </w:p>
    <w:p w14:paraId="6EBF7222" w14:textId="63F2D3E6" w:rsidR="005909C2" w:rsidRPr="00583333" w:rsidRDefault="008B4226" w:rsidP="008C67E8">
      <w:pPr>
        <w:spacing w:line="480" w:lineRule="auto"/>
        <w:jc w:val="center"/>
        <w:rPr>
          <w:rFonts w:ascii="Times New Roman" w:hAnsi="Times New Roman" w:cs="Times New Roman"/>
          <w:i/>
          <w:iCs/>
          <w:sz w:val="24"/>
          <w:szCs w:val="24"/>
        </w:rPr>
      </w:pPr>
      <w:r w:rsidRPr="00583333">
        <w:rPr>
          <w:rFonts w:ascii="Times New Roman" w:hAnsi="Times New Roman" w:cs="Times New Roman"/>
          <w:noProof/>
        </w:rPr>
        <w:lastRenderedPageBreak/>
        <w:drawing>
          <wp:inline distT="0" distB="0" distL="0" distR="0" wp14:anchorId="7785694B" wp14:editId="54255483">
            <wp:extent cx="2408400" cy="20592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8400" cy="2059200"/>
                    </a:xfrm>
                    <a:prstGeom prst="rect">
                      <a:avLst/>
                    </a:prstGeom>
                  </pic:spPr>
                </pic:pic>
              </a:graphicData>
            </a:graphic>
          </wp:inline>
        </w:drawing>
      </w:r>
      <w:r w:rsidR="00EA20F4" w:rsidRPr="00583333">
        <w:rPr>
          <w:rFonts w:ascii="Times New Roman" w:hAnsi="Times New Roman" w:cs="Times New Roman"/>
          <w:noProof/>
        </w:rPr>
        <w:t xml:space="preserve"> </w:t>
      </w:r>
      <w:r w:rsidR="00B7251F" w:rsidRPr="00583333">
        <w:rPr>
          <w:rFonts w:ascii="Times New Roman" w:hAnsi="Times New Roman" w:cs="Times New Roman"/>
          <w:sz w:val="24"/>
          <w:szCs w:val="24"/>
        </w:rPr>
        <w:br/>
      </w:r>
      <w:r w:rsidR="00B7251F" w:rsidRPr="00583333">
        <w:rPr>
          <w:rFonts w:ascii="Times New Roman" w:hAnsi="Times New Roman" w:cs="Times New Roman"/>
          <w:i/>
          <w:iCs/>
        </w:rPr>
        <w:t xml:space="preserve">The simple environment contains only a target </w:t>
      </w:r>
      <w:r w:rsidR="00EA20F4" w:rsidRPr="00583333">
        <w:rPr>
          <w:rFonts w:ascii="Times New Roman" w:hAnsi="Times New Roman" w:cs="Times New Roman"/>
          <w:i/>
          <w:iCs/>
        </w:rPr>
        <w:t xml:space="preserve">(darker green square) </w:t>
      </w:r>
      <w:r w:rsidR="00B7251F" w:rsidRPr="00583333">
        <w:rPr>
          <w:rFonts w:ascii="Times New Roman" w:hAnsi="Times New Roman" w:cs="Times New Roman"/>
          <w:i/>
          <w:iCs/>
        </w:rPr>
        <w:t>and the agent</w:t>
      </w:r>
      <w:r w:rsidR="00EA20F4" w:rsidRPr="00583333">
        <w:rPr>
          <w:rFonts w:ascii="Times New Roman" w:hAnsi="Times New Roman" w:cs="Times New Roman"/>
          <w:i/>
          <w:iCs/>
        </w:rPr>
        <w:t xml:space="preserve"> (light blue)</w:t>
      </w:r>
      <w:r w:rsidR="00B7251F" w:rsidRPr="00583333">
        <w:rPr>
          <w:rFonts w:ascii="Times New Roman" w:hAnsi="Times New Roman" w:cs="Times New Roman"/>
          <w:i/>
          <w:iCs/>
        </w:rPr>
        <w:t>.</w:t>
      </w:r>
    </w:p>
    <w:p w14:paraId="418A7EA8" w14:textId="4856F256" w:rsidR="00B7251F" w:rsidRPr="00583333" w:rsidRDefault="008B4226"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Figure </w:t>
      </w:r>
      <w:r w:rsidR="00730423" w:rsidRPr="00583333">
        <w:rPr>
          <w:rFonts w:ascii="Times New Roman" w:hAnsi="Times New Roman" w:cs="Times New Roman"/>
          <w:sz w:val="24"/>
          <w:szCs w:val="24"/>
        </w:rPr>
        <w:t>12</w:t>
      </w:r>
      <w:r w:rsidRPr="00583333">
        <w:rPr>
          <w:rFonts w:ascii="Times New Roman" w:hAnsi="Times New Roman" w:cs="Times New Roman"/>
          <w:sz w:val="24"/>
          <w:szCs w:val="24"/>
        </w:rPr>
        <w:t xml:space="preserve"> shows the simplest possible environment, namely without any obstacles. The target is </w:t>
      </w:r>
      <w:r w:rsidR="00E62AE3" w:rsidRPr="00583333">
        <w:rPr>
          <w:rFonts w:ascii="Times New Roman" w:hAnsi="Times New Roman" w:cs="Times New Roman"/>
          <w:sz w:val="24"/>
          <w:szCs w:val="24"/>
        </w:rPr>
        <w:t xml:space="preserve">here </w:t>
      </w:r>
      <w:r w:rsidRPr="00583333">
        <w:rPr>
          <w:rFonts w:ascii="Times New Roman" w:hAnsi="Times New Roman" w:cs="Times New Roman"/>
          <w:sz w:val="24"/>
          <w:szCs w:val="24"/>
        </w:rPr>
        <w:t xml:space="preserve">in the upper middle of the environment, yet it changes position every episode. </w:t>
      </w:r>
      <w:r w:rsidR="00E62AE3" w:rsidRPr="00583333">
        <w:rPr>
          <w:rFonts w:ascii="Times New Roman" w:hAnsi="Times New Roman" w:cs="Times New Roman"/>
          <w:sz w:val="24"/>
          <w:szCs w:val="24"/>
        </w:rPr>
        <w:t xml:space="preserve">Learning in this environment is straight forward, and this is seen from figure </w:t>
      </w:r>
      <w:r w:rsidR="00730423" w:rsidRPr="00583333">
        <w:rPr>
          <w:rFonts w:ascii="Times New Roman" w:hAnsi="Times New Roman" w:cs="Times New Roman"/>
          <w:sz w:val="24"/>
          <w:szCs w:val="24"/>
        </w:rPr>
        <w:t>13</w:t>
      </w:r>
      <w:r w:rsidR="00E62AE3" w:rsidRPr="00583333">
        <w:rPr>
          <w:rFonts w:ascii="Times New Roman" w:hAnsi="Times New Roman" w:cs="Times New Roman"/>
          <w:sz w:val="24"/>
          <w:szCs w:val="24"/>
        </w:rPr>
        <w:t xml:space="preserve">. Figure </w:t>
      </w:r>
      <w:r w:rsidR="00730423" w:rsidRPr="00583333">
        <w:rPr>
          <w:rFonts w:ascii="Times New Roman" w:hAnsi="Times New Roman" w:cs="Times New Roman"/>
          <w:sz w:val="24"/>
          <w:szCs w:val="24"/>
        </w:rPr>
        <w:t>13</w:t>
      </w:r>
      <w:r w:rsidR="00E62AE3" w:rsidRPr="00583333">
        <w:rPr>
          <w:rFonts w:ascii="Times New Roman" w:hAnsi="Times New Roman" w:cs="Times New Roman"/>
          <w:sz w:val="24"/>
          <w:szCs w:val="24"/>
        </w:rPr>
        <w:t xml:space="preserve"> shows how ACR and ALE converges rapidly to their optimal levels, which are obtained after around 75.000</w:t>
      </w:r>
      <w:r w:rsidR="004259C5" w:rsidRPr="00583333">
        <w:rPr>
          <w:rFonts w:ascii="Times New Roman" w:hAnsi="Times New Roman" w:cs="Times New Roman"/>
          <w:sz w:val="24"/>
          <w:szCs w:val="24"/>
        </w:rPr>
        <w:t xml:space="preserve"> steps</w:t>
      </w:r>
      <w:r w:rsidR="00E62AE3" w:rsidRPr="00583333">
        <w:rPr>
          <w:rFonts w:ascii="Times New Roman" w:hAnsi="Times New Roman" w:cs="Times New Roman"/>
          <w:sz w:val="24"/>
          <w:szCs w:val="24"/>
        </w:rPr>
        <w:t xml:space="preserve"> in this case.</w:t>
      </w:r>
    </w:p>
    <w:p w14:paraId="7929DA0E" w14:textId="4FB12429" w:rsidR="00B7251F" w:rsidRPr="00583333" w:rsidRDefault="00B7251F"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w:t>
      </w:r>
      <w:r w:rsidR="001C0A4E" w:rsidRPr="00583333">
        <w:rPr>
          <w:rFonts w:ascii="Times New Roman" w:hAnsi="Times New Roman" w:cs="Times New Roman"/>
          <w:i/>
          <w:iCs/>
          <w:sz w:val="24"/>
          <w:szCs w:val="24"/>
        </w:rPr>
        <w:t>13</w:t>
      </w:r>
      <w:r w:rsidRPr="00583333">
        <w:rPr>
          <w:rFonts w:ascii="Times New Roman" w:hAnsi="Times New Roman" w:cs="Times New Roman"/>
          <w:i/>
          <w:iCs/>
          <w:sz w:val="24"/>
          <w:szCs w:val="24"/>
        </w:rPr>
        <w:t xml:space="preserve"> – </w:t>
      </w:r>
      <w:r w:rsidR="005E1C89" w:rsidRPr="00583333">
        <w:rPr>
          <w:rFonts w:ascii="Times New Roman" w:hAnsi="Times New Roman" w:cs="Times New Roman"/>
          <w:i/>
          <w:iCs/>
          <w:sz w:val="24"/>
          <w:szCs w:val="24"/>
        </w:rPr>
        <w:t xml:space="preserve">ACR and ALE for </w:t>
      </w:r>
      <w:r w:rsidR="0081765D" w:rsidRPr="00583333">
        <w:rPr>
          <w:rFonts w:ascii="Times New Roman" w:hAnsi="Times New Roman" w:cs="Times New Roman"/>
          <w:i/>
          <w:iCs/>
          <w:sz w:val="24"/>
          <w:szCs w:val="24"/>
        </w:rPr>
        <w:t xml:space="preserve">the </w:t>
      </w:r>
      <w:r w:rsidR="005E1C89" w:rsidRPr="00583333">
        <w:rPr>
          <w:rFonts w:ascii="Times New Roman" w:hAnsi="Times New Roman" w:cs="Times New Roman"/>
          <w:i/>
          <w:iCs/>
          <w:sz w:val="24"/>
          <w:szCs w:val="24"/>
        </w:rPr>
        <w:t xml:space="preserve">environment </w:t>
      </w:r>
      <w:r w:rsidR="0081765D" w:rsidRPr="00583333">
        <w:rPr>
          <w:rFonts w:ascii="Times New Roman" w:hAnsi="Times New Roman" w:cs="Times New Roman"/>
          <w:i/>
          <w:iCs/>
          <w:sz w:val="24"/>
          <w:szCs w:val="24"/>
        </w:rPr>
        <w:t>from fig.</w:t>
      </w:r>
      <w:r w:rsidR="00A70844" w:rsidRPr="00583333">
        <w:rPr>
          <w:rFonts w:ascii="Times New Roman" w:hAnsi="Times New Roman" w:cs="Times New Roman"/>
          <w:i/>
          <w:iCs/>
          <w:sz w:val="24"/>
          <w:szCs w:val="24"/>
        </w:rPr>
        <w:t>3</w:t>
      </w:r>
      <w:r w:rsidRPr="00583333">
        <w:rPr>
          <w:rFonts w:ascii="Times New Roman" w:hAnsi="Times New Roman" w:cs="Times New Roman"/>
          <w:sz w:val="24"/>
          <w:szCs w:val="24"/>
        </w:rPr>
        <w:br/>
      </w:r>
      <w:r w:rsidRPr="00583333">
        <w:rPr>
          <w:rFonts w:ascii="Times New Roman" w:hAnsi="Times New Roman" w:cs="Times New Roman"/>
          <w:noProof/>
          <w:sz w:val="24"/>
          <w:szCs w:val="24"/>
        </w:rPr>
        <w:drawing>
          <wp:inline distT="0" distB="0" distL="0" distR="0" wp14:anchorId="416F2406" wp14:editId="5FC5C927">
            <wp:extent cx="4211744" cy="21600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LearningEnvironment.jpg"/>
                    <pic:cNvPicPr/>
                  </pic:nvPicPr>
                  <pic:blipFill>
                    <a:blip r:embed="rId27">
                      <a:extLst>
                        <a:ext uri="{28A0092B-C50C-407E-A947-70E740481C1C}">
                          <a14:useLocalDpi xmlns:a14="http://schemas.microsoft.com/office/drawing/2010/main" val="0"/>
                        </a:ext>
                      </a:extLst>
                    </a:blip>
                    <a:stretch>
                      <a:fillRect/>
                    </a:stretch>
                  </pic:blipFill>
                  <pic:spPr>
                    <a:xfrm>
                      <a:off x="0" y="0"/>
                      <a:ext cx="4211744" cy="2160000"/>
                    </a:xfrm>
                    <a:prstGeom prst="rect">
                      <a:avLst/>
                    </a:prstGeom>
                  </pic:spPr>
                </pic:pic>
              </a:graphicData>
            </a:graphic>
          </wp:inline>
        </w:drawing>
      </w:r>
      <w:r w:rsidRPr="00583333">
        <w:rPr>
          <w:rFonts w:ascii="Times New Roman" w:hAnsi="Times New Roman" w:cs="Times New Roman"/>
          <w:i/>
          <w:iCs/>
          <w:sz w:val="24"/>
          <w:szCs w:val="24"/>
        </w:rPr>
        <w:br/>
      </w:r>
      <w:r w:rsidR="00733550" w:rsidRPr="00583333">
        <w:rPr>
          <w:rFonts w:ascii="Times New Roman" w:hAnsi="Times New Roman" w:cs="Times New Roman"/>
          <w:i/>
          <w:iCs/>
        </w:rPr>
        <w:t>T</w:t>
      </w:r>
      <w:r w:rsidRPr="00583333">
        <w:rPr>
          <w:rFonts w:ascii="Times New Roman" w:hAnsi="Times New Roman" w:cs="Times New Roman"/>
          <w:i/>
          <w:iCs/>
        </w:rPr>
        <w:t xml:space="preserve">he average cumulative reward and average episode length obtained from learning in the simple environment from figure </w:t>
      </w:r>
      <w:r w:rsidR="00E457FF" w:rsidRPr="00583333">
        <w:rPr>
          <w:rFonts w:ascii="Times New Roman" w:hAnsi="Times New Roman" w:cs="Times New Roman"/>
          <w:i/>
          <w:iCs/>
        </w:rPr>
        <w:t>12</w:t>
      </w:r>
      <w:r w:rsidRPr="00583333">
        <w:rPr>
          <w:rFonts w:ascii="Times New Roman" w:hAnsi="Times New Roman" w:cs="Times New Roman"/>
          <w:i/>
          <w:iCs/>
        </w:rPr>
        <w:t>.</w:t>
      </w:r>
    </w:p>
    <w:p w14:paraId="559F41EC" w14:textId="49C596B6" w:rsidR="002972D1" w:rsidRPr="00583333" w:rsidRDefault="000757C9"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 shapes of ACR and ALE seen </w:t>
      </w:r>
      <w:r w:rsidR="008D4F6D" w:rsidRPr="00583333">
        <w:rPr>
          <w:rFonts w:ascii="Times New Roman" w:hAnsi="Times New Roman" w:cs="Times New Roman"/>
          <w:sz w:val="24"/>
          <w:szCs w:val="24"/>
        </w:rPr>
        <w:t xml:space="preserve">in figure </w:t>
      </w:r>
      <w:r w:rsidR="007139C0" w:rsidRPr="00583333">
        <w:rPr>
          <w:rFonts w:ascii="Times New Roman" w:hAnsi="Times New Roman" w:cs="Times New Roman"/>
          <w:sz w:val="24"/>
          <w:szCs w:val="24"/>
        </w:rPr>
        <w:t>13</w:t>
      </w:r>
      <w:r w:rsidR="008D4F6D" w:rsidRPr="00583333">
        <w:rPr>
          <w:rFonts w:ascii="Times New Roman" w:hAnsi="Times New Roman" w:cs="Times New Roman"/>
          <w:sz w:val="24"/>
          <w:szCs w:val="24"/>
        </w:rPr>
        <w:t xml:space="preserve"> are ideals, and far from trivial to obtain with the slightest degree of complexity present. The road to meaningful learning requires careful design of the aid provided to</w:t>
      </w:r>
      <w:r w:rsidR="00491CD4" w:rsidRPr="00583333">
        <w:rPr>
          <w:rFonts w:ascii="Times New Roman" w:hAnsi="Times New Roman" w:cs="Times New Roman"/>
          <w:sz w:val="24"/>
          <w:szCs w:val="24"/>
        </w:rPr>
        <w:t xml:space="preserve"> the</w:t>
      </w:r>
      <w:r w:rsidR="008D4F6D" w:rsidRPr="00583333">
        <w:rPr>
          <w:rFonts w:ascii="Times New Roman" w:hAnsi="Times New Roman" w:cs="Times New Roman"/>
          <w:sz w:val="24"/>
          <w:szCs w:val="24"/>
        </w:rPr>
        <w:t xml:space="preserve"> agent to ensure </w:t>
      </w:r>
      <w:r w:rsidR="002972D1" w:rsidRPr="00583333">
        <w:rPr>
          <w:rFonts w:ascii="Times New Roman" w:hAnsi="Times New Roman" w:cs="Times New Roman"/>
          <w:sz w:val="24"/>
          <w:szCs w:val="24"/>
        </w:rPr>
        <w:t>generalisation and</w:t>
      </w:r>
      <w:r w:rsidR="00491CD4" w:rsidRPr="00583333">
        <w:rPr>
          <w:rFonts w:ascii="Times New Roman" w:hAnsi="Times New Roman" w:cs="Times New Roman"/>
          <w:sz w:val="24"/>
          <w:szCs w:val="24"/>
        </w:rPr>
        <w:t xml:space="preserve"> so</w:t>
      </w:r>
      <w:r w:rsidR="008D4F6D" w:rsidRPr="00583333">
        <w:rPr>
          <w:rFonts w:ascii="Times New Roman" w:hAnsi="Times New Roman" w:cs="Times New Roman"/>
          <w:sz w:val="24"/>
          <w:szCs w:val="24"/>
        </w:rPr>
        <w:t xml:space="preserve"> provid</w:t>
      </w:r>
      <w:r w:rsidR="00491CD4" w:rsidRPr="00583333">
        <w:rPr>
          <w:rFonts w:ascii="Times New Roman" w:hAnsi="Times New Roman" w:cs="Times New Roman"/>
          <w:sz w:val="24"/>
          <w:szCs w:val="24"/>
        </w:rPr>
        <w:t>ing</w:t>
      </w:r>
      <w:r w:rsidR="008D4F6D" w:rsidRPr="00583333">
        <w:rPr>
          <w:rFonts w:ascii="Times New Roman" w:hAnsi="Times New Roman" w:cs="Times New Roman"/>
          <w:sz w:val="24"/>
          <w:szCs w:val="24"/>
        </w:rPr>
        <w:t xml:space="preserve"> the agent </w:t>
      </w:r>
      <w:r w:rsidR="008D4F6D" w:rsidRPr="00583333">
        <w:rPr>
          <w:rFonts w:ascii="Times New Roman" w:hAnsi="Times New Roman" w:cs="Times New Roman"/>
          <w:sz w:val="24"/>
          <w:szCs w:val="24"/>
        </w:rPr>
        <w:lastRenderedPageBreak/>
        <w:t xml:space="preserve">with the ability to handle unseen environments, which is </w:t>
      </w:r>
      <w:r w:rsidR="002972D1" w:rsidRPr="00583333">
        <w:rPr>
          <w:rFonts w:ascii="Times New Roman" w:hAnsi="Times New Roman" w:cs="Times New Roman"/>
          <w:sz w:val="24"/>
          <w:szCs w:val="24"/>
        </w:rPr>
        <w:t>one of the aims of this paper</w:t>
      </w:r>
      <w:r w:rsidR="008D4F6D" w:rsidRPr="00583333">
        <w:rPr>
          <w:rFonts w:ascii="Times New Roman" w:hAnsi="Times New Roman" w:cs="Times New Roman"/>
          <w:sz w:val="24"/>
          <w:szCs w:val="24"/>
        </w:rPr>
        <w:t xml:space="preserve">. </w:t>
      </w:r>
      <w:r w:rsidR="00733550" w:rsidRPr="00583333">
        <w:rPr>
          <w:rFonts w:ascii="Times New Roman" w:hAnsi="Times New Roman" w:cs="Times New Roman"/>
          <w:sz w:val="24"/>
          <w:szCs w:val="24"/>
        </w:rPr>
        <w:t xml:space="preserve">Figure </w:t>
      </w:r>
      <w:r w:rsidR="00CB7C52" w:rsidRPr="00583333">
        <w:rPr>
          <w:rFonts w:ascii="Times New Roman" w:hAnsi="Times New Roman" w:cs="Times New Roman"/>
          <w:sz w:val="24"/>
          <w:szCs w:val="24"/>
        </w:rPr>
        <w:t>14</w:t>
      </w:r>
      <w:r w:rsidR="00733550" w:rsidRPr="00583333">
        <w:rPr>
          <w:rFonts w:ascii="Times New Roman" w:hAnsi="Times New Roman" w:cs="Times New Roman"/>
          <w:sz w:val="24"/>
          <w:szCs w:val="24"/>
        </w:rPr>
        <w:t xml:space="preserve"> shows the same output, as in figure </w:t>
      </w:r>
      <w:r w:rsidR="00CB7C52" w:rsidRPr="00583333">
        <w:rPr>
          <w:rFonts w:ascii="Times New Roman" w:hAnsi="Times New Roman" w:cs="Times New Roman"/>
          <w:sz w:val="24"/>
          <w:szCs w:val="24"/>
        </w:rPr>
        <w:t>13</w:t>
      </w:r>
      <w:r w:rsidR="00733550" w:rsidRPr="00583333">
        <w:rPr>
          <w:rFonts w:ascii="Times New Roman" w:hAnsi="Times New Roman" w:cs="Times New Roman"/>
          <w:sz w:val="24"/>
          <w:szCs w:val="24"/>
        </w:rPr>
        <w:t>, for the far more complex environment seen in figure 1</w:t>
      </w:r>
      <w:r w:rsidR="00A70844" w:rsidRPr="00583333">
        <w:rPr>
          <w:rFonts w:ascii="Times New Roman" w:hAnsi="Times New Roman" w:cs="Times New Roman"/>
          <w:sz w:val="24"/>
          <w:szCs w:val="24"/>
        </w:rPr>
        <w:t>.</w:t>
      </w:r>
    </w:p>
    <w:p w14:paraId="59B0D7DE" w14:textId="41E51748" w:rsidR="00411849" w:rsidRPr="00583333" w:rsidRDefault="00411849"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w:t>
      </w:r>
      <w:r w:rsidR="00CB7C52" w:rsidRPr="00583333">
        <w:rPr>
          <w:rFonts w:ascii="Times New Roman" w:hAnsi="Times New Roman" w:cs="Times New Roman"/>
          <w:i/>
          <w:iCs/>
          <w:sz w:val="24"/>
          <w:szCs w:val="24"/>
        </w:rPr>
        <w:t>14</w:t>
      </w:r>
      <w:r w:rsidRPr="00583333">
        <w:rPr>
          <w:rFonts w:ascii="Times New Roman" w:hAnsi="Times New Roman" w:cs="Times New Roman"/>
          <w:i/>
          <w:iCs/>
          <w:sz w:val="24"/>
          <w:szCs w:val="24"/>
        </w:rPr>
        <w:t xml:space="preserve"> – </w:t>
      </w:r>
      <w:r w:rsidR="005E1C89" w:rsidRPr="00583333">
        <w:rPr>
          <w:rFonts w:ascii="Times New Roman" w:hAnsi="Times New Roman" w:cs="Times New Roman"/>
          <w:i/>
          <w:iCs/>
          <w:sz w:val="24"/>
          <w:szCs w:val="24"/>
        </w:rPr>
        <w:t xml:space="preserve">ACR and ALE for </w:t>
      </w:r>
      <w:r w:rsidR="00EB143B" w:rsidRPr="00583333">
        <w:rPr>
          <w:rFonts w:ascii="Times New Roman" w:hAnsi="Times New Roman" w:cs="Times New Roman"/>
          <w:i/>
          <w:iCs/>
          <w:sz w:val="24"/>
          <w:szCs w:val="24"/>
        </w:rPr>
        <w:t>full environment from fig. 1.</w:t>
      </w:r>
      <w:r w:rsidR="005E1C89" w:rsidRPr="00583333">
        <w:rPr>
          <w:rFonts w:ascii="Times New Roman" w:hAnsi="Times New Roman" w:cs="Times New Roman"/>
          <w:sz w:val="24"/>
          <w:szCs w:val="24"/>
        </w:rPr>
        <w:br/>
      </w:r>
    </w:p>
    <w:p w14:paraId="70565762" w14:textId="37600F59" w:rsidR="004834C6" w:rsidRPr="00583333" w:rsidRDefault="009C41C2"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The first step to</w:t>
      </w:r>
      <w:r w:rsidR="00544361" w:rsidRPr="00583333">
        <w:rPr>
          <w:rFonts w:ascii="Times New Roman" w:hAnsi="Times New Roman" w:cs="Times New Roman"/>
          <w:sz w:val="24"/>
          <w:szCs w:val="24"/>
        </w:rPr>
        <w:t>wards</w:t>
      </w:r>
      <w:r w:rsidRPr="00583333">
        <w:rPr>
          <w:rFonts w:ascii="Times New Roman" w:hAnsi="Times New Roman" w:cs="Times New Roman"/>
          <w:sz w:val="24"/>
          <w:szCs w:val="24"/>
        </w:rPr>
        <w:t xml:space="preserve"> improv</w:t>
      </w:r>
      <w:r w:rsidR="00544361" w:rsidRPr="00583333">
        <w:rPr>
          <w:rFonts w:ascii="Times New Roman" w:hAnsi="Times New Roman" w:cs="Times New Roman"/>
          <w:sz w:val="24"/>
          <w:szCs w:val="24"/>
        </w:rPr>
        <w:t>ing</w:t>
      </w:r>
      <w:r w:rsidRPr="00583333">
        <w:rPr>
          <w:rFonts w:ascii="Times New Roman" w:hAnsi="Times New Roman" w:cs="Times New Roman"/>
          <w:sz w:val="24"/>
          <w:szCs w:val="24"/>
        </w:rPr>
        <w:t xml:space="preserve"> learning is to introduce a curriculum, for the agent to learn from, to </w:t>
      </w:r>
      <w:r w:rsidR="00544361" w:rsidRPr="00583333">
        <w:rPr>
          <w:rFonts w:ascii="Times New Roman" w:hAnsi="Times New Roman" w:cs="Times New Roman"/>
          <w:sz w:val="24"/>
          <w:szCs w:val="24"/>
        </w:rPr>
        <w:t xml:space="preserve">gradually add complexity to the environment, as the agent learn to cope with novel challenges. An interesting aspect is how the curriculum should be designed, in order to facilitate optimal learning of the agent, and this is almost an area for research itself. </w:t>
      </w:r>
      <w:r w:rsidR="00422982" w:rsidRPr="00583333">
        <w:rPr>
          <w:rFonts w:ascii="Times New Roman" w:hAnsi="Times New Roman" w:cs="Times New Roman"/>
          <w:sz w:val="24"/>
          <w:szCs w:val="24"/>
        </w:rPr>
        <w:t xml:space="preserve">The aim of this paper is not to </w:t>
      </w:r>
      <w:r w:rsidR="0081765D" w:rsidRPr="00583333">
        <w:rPr>
          <w:rFonts w:ascii="Times New Roman" w:hAnsi="Times New Roman" w:cs="Times New Roman"/>
          <w:sz w:val="24"/>
          <w:szCs w:val="24"/>
        </w:rPr>
        <w:t>shed</w:t>
      </w:r>
      <w:r w:rsidR="00422982" w:rsidRPr="00583333">
        <w:rPr>
          <w:rFonts w:ascii="Times New Roman" w:hAnsi="Times New Roman" w:cs="Times New Roman"/>
          <w:sz w:val="24"/>
          <w:szCs w:val="24"/>
        </w:rPr>
        <w:t xml:space="preserve"> light on optimal construction of curriculums, and the curriculum used here is chosen such that it addresses three of the four main challenges equally, namely the static obstacles, the crowded areas and the dynamic obstacles. </w:t>
      </w:r>
      <w:r w:rsidR="004834C6" w:rsidRPr="00583333">
        <w:rPr>
          <w:rFonts w:ascii="Times New Roman" w:hAnsi="Times New Roman" w:cs="Times New Roman"/>
          <w:sz w:val="24"/>
          <w:szCs w:val="24"/>
        </w:rPr>
        <w:t>The difficult areas a separate task, which will be addressed shortly.</w:t>
      </w:r>
      <w:r w:rsidR="004834C6" w:rsidRPr="00583333">
        <w:rPr>
          <w:rFonts w:ascii="Times New Roman" w:hAnsi="Times New Roman" w:cs="Times New Roman"/>
          <w:sz w:val="24"/>
          <w:szCs w:val="24"/>
        </w:rPr>
        <w:br/>
        <w:t xml:space="preserve">The </w:t>
      </w:r>
      <w:r w:rsidR="000A2A1F" w:rsidRPr="00583333">
        <w:rPr>
          <w:rFonts w:ascii="Times New Roman" w:hAnsi="Times New Roman" w:cs="Times New Roman"/>
          <w:sz w:val="24"/>
          <w:szCs w:val="24"/>
        </w:rPr>
        <w:t xml:space="preserve">initial </w:t>
      </w:r>
      <w:r w:rsidR="004834C6" w:rsidRPr="00583333">
        <w:rPr>
          <w:rFonts w:ascii="Times New Roman" w:hAnsi="Times New Roman" w:cs="Times New Roman"/>
          <w:sz w:val="24"/>
          <w:szCs w:val="24"/>
        </w:rPr>
        <w:t xml:space="preserve">curriculum used in this paper is seen from figure </w:t>
      </w:r>
      <w:r w:rsidR="00CB7C52" w:rsidRPr="00583333">
        <w:rPr>
          <w:rFonts w:ascii="Times New Roman" w:hAnsi="Times New Roman" w:cs="Times New Roman"/>
          <w:sz w:val="24"/>
          <w:szCs w:val="24"/>
        </w:rPr>
        <w:t>15</w:t>
      </w:r>
      <w:r w:rsidR="004834C6" w:rsidRPr="00583333">
        <w:rPr>
          <w:rFonts w:ascii="Times New Roman" w:hAnsi="Times New Roman" w:cs="Times New Roman"/>
          <w:sz w:val="24"/>
          <w:szCs w:val="24"/>
        </w:rPr>
        <w:t xml:space="preserve">, and the reader should revisit section X.Y for a full discussion of each of the parameters. </w:t>
      </w:r>
    </w:p>
    <w:p w14:paraId="3B632E7B" w14:textId="4B6C1182" w:rsidR="004834C6" w:rsidRPr="00583333" w:rsidRDefault="004834C6" w:rsidP="008C67E8">
      <w:pPr>
        <w:spacing w:line="480" w:lineRule="auto"/>
        <w:jc w:val="center"/>
        <w:rPr>
          <w:rFonts w:ascii="Times New Roman" w:hAnsi="Times New Roman" w:cs="Times New Roman"/>
          <w:sz w:val="24"/>
          <w:szCs w:val="24"/>
        </w:rPr>
      </w:pPr>
      <w:r w:rsidRPr="00583333">
        <w:rPr>
          <w:rFonts w:ascii="Times New Roman" w:hAnsi="Times New Roman" w:cs="Times New Roman"/>
          <w:i/>
          <w:iCs/>
          <w:sz w:val="24"/>
          <w:szCs w:val="24"/>
        </w:rPr>
        <w:t xml:space="preserve">Figure </w:t>
      </w:r>
      <w:r w:rsidR="00CB7C52" w:rsidRPr="00583333">
        <w:rPr>
          <w:rFonts w:ascii="Times New Roman" w:hAnsi="Times New Roman" w:cs="Times New Roman"/>
          <w:i/>
          <w:iCs/>
          <w:sz w:val="24"/>
          <w:szCs w:val="24"/>
        </w:rPr>
        <w:t>15</w:t>
      </w:r>
      <w:r w:rsidRPr="00583333">
        <w:rPr>
          <w:rFonts w:ascii="Times New Roman" w:hAnsi="Times New Roman" w:cs="Times New Roman"/>
          <w:i/>
          <w:iCs/>
          <w:sz w:val="24"/>
          <w:szCs w:val="24"/>
        </w:rPr>
        <w:t xml:space="preserve"> – The</w:t>
      </w:r>
      <w:r w:rsidR="000A2A1F" w:rsidRPr="00583333">
        <w:rPr>
          <w:rFonts w:ascii="Times New Roman" w:hAnsi="Times New Roman" w:cs="Times New Roman"/>
          <w:i/>
          <w:iCs/>
          <w:sz w:val="24"/>
          <w:szCs w:val="24"/>
        </w:rPr>
        <w:t xml:space="preserve"> initial</w:t>
      </w:r>
      <w:r w:rsidRPr="00583333">
        <w:rPr>
          <w:rFonts w:ascii="Times New Roman" w:hAnsi="Times New Roman" w:cs="Times New Roman"/>
          <w:i/>
          <w:iCs/>
          <w:sz w:val="24"/>
          <w:szCs w:val="24"/>
        </w:rPr>
        <w:t xml:space="preserve"> curriculum used to facilitate improved navigation of the robot.</w:t>
      </w:r>
      <w:r w:rsidRPr="00583333">
        <w:rPr>
          <w:rFonts w:ascii="Times New Roman" w:hAnsi="Times New Roman" w:cs="Times New Roman"/>
          <w:i/>
          <w:iCs/>
          <w:sz w:val="24"/>
          <w:szCs w:val="24"/>
        </w:rPr>
        <w:br/>
      </w:r>
      <w:r w:rsidR="000A2A1F" w:rsidRPr="00583333">
        <w:rPr>
          <w:rFonts w:ascii="Times New Roman" w:hAnsi="Times New Roman" w:cs="Times New Roman"/>
          <w:noProof/>
        </w:rPr>
        <w:drawing>
          <wp:inline distT="0" distB="0" distL="0" distR="0" wp14:anchorId="41C2C83E" wp14:editId="6888BBA7">
            <wp:extent cx="5172075" cy="2247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2247900"/>
                    </a:xfrm>
                    <a:prstGeom prst="rect">
                      <a:avLst/>
                    </a:prstGeom>
                  </pic:spPr>
                </pic:pic>
              </a:graphicData>
            </a:graphic>
          </wp:inline>
        </w:drawing>
      </w:r>
    </w:p>
    <w:p w14:paraId="66FB0377" w14:textId="7135A3DD" w:rsidR="004834C6" w:rsidRPr="00583333" w:rsidRDefault="000A2A1F"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 xml:space="preserve">Starting out with the parameters specified in the curriculum, it is noticed that there is at least one parameter for each of the obstacles for the robot to avoid. The curriculum is designed such that the obstacles are introduced relative to their degree of complexity. </w:t>
      </w:r>
      <w:r w:rsidR="00F93691" w:rsidRPr="00583333">
        <w:rPr>
          <w:rFonts w:ascii="Times New Roman" w:hAnsi="Times New Roman" w:cs="Times New Roman"/>
          <w:sz w:val="24"/>
          <w:szCs w:val="24"/>
        </w:rPr>
        <w:t>The f</w:t>
      </w:r>
      <w:r w:rsidRPr="00583333">
        <w:rPr>
          <w:rFonts w:ascii="Times New Roman" w:hAnsi="Times New Roman" w:cs="Times New Roman"/>
          <w:sz w:val="24"/>
          <w:szCs w:val="24"/>
        </w:rPr>
        <w:t>irst</w:t>
      </w:r>
      <w:r w:rsidR="00F93691" w:rsidRPr="00583333">
        <w:rPr>
          <w:rFonts w:ascii="Times New Roman" w:hAnsi="Times New Roman" w:cs="Times New Roman"/>
          <w:sz w:val="24"/>
          <w:szCs w:val="24"/>
        </w:rPr>
        <w:t xml:space="preserve"> challenge is</w:t>
      </w:r>
      <w:r w:rsidRPr="00583333">
        <w:rPr>
          <w:rFonts w:ascii="Times New Roman" w:hAnsi="Times New Roman" w:cs="Times New Roman"/>
          <w:sz w:val="24"/>
          <w:szCs w:val="24"/>
        </w:rPr>
        <w:t xml:space="preserve"> the static obstacles, then the semi-static crowded areas and finally the dynamic pedestrians.</w:t>
      </w:r>
      <w:r w:rsidR="00F93691" w:rsidRPr="00583333">
        <w:rPr>
          <w:rFonts w:ascii="Times New Roman" w:hAnsi="Times New Roman" w:cs="Times New Roman"/>
          <w:sz w:val="24"/>
          <w:szCs w:val="24"/>
        </w:rPr>
        <w:t xml:space="preserve"> Each type of obstacle is introduced over three lessons, and the same threshold to be passed is required. The threshold is at this point not fixed, as it should be set based on the two parameters of the environment, which will be addressed below. Signal smoothing and the minimum number of </w:t>
      </w:r>
      <w:r w:rsidR="004C6923" w:rsidRPr="00583333">
        <w:rPr>
          <w:rFonts w:ascii="Times New Roman" w:hAnsi="Times New Roman" w:cs="Times New Roman"/>
          <w:sz w:val="24"/>
          <w:szCs w:val="24"/>
        </w:rPr>
        <w:t>episodes</w:t>
      </w:r>
      <w:r w:rsidR="00F93691" w:rsidRPr="00583333">
        <w:rPr>
          <w:rFonts w:ascii="Times New Roman" w:hAnsi="Times New Roman" w:cs="Times New Roman"/>
          <w:sz w:val="24"/>
          <w:szCs w:val="24"/>
        </w:rPr>
        <w:t>, in which the threshold is surpassed, are here chosen with the same objective, so sustain generalisation.</w:t>
      </w:r>
      <w:r w:rsidR="00B91A2A" w:rsidRPr="00583333">
        <w:rPr>
          <w:rFonts w:ascii="Times New Roman" w:hAnsi="Times New Roman" w:cs="Times New Roman"/>
          <w:sz w:val="24"/>
          <w:szCs w:val="24"/>
        </w:rPr>
        <w:t xml:space="preserve"> Signal smoothing is enabled to ensure robustness of the signal. The minimum number of episodes are chosen such that the number ensures robustness, yet not to such a degree that it becomes a burden. The minimum number of episodes should be chosen with the threshold in mind. Too high a threshold compared with too high a requirement on the robustness of the signal, will likely </w:t>
      </w:r>
      <w:r w:rsidR="005B7C91" w:rsidRPr="00583333">
        <w:rPr>
          <w:rFonts w:ascii="Times New Roman" w:hAnsi="Times New Roman" w:cs="Times New Roman"/>
          <w:sz w:val="24"/>
          <w:szCs w:val="24"/>
        </w:rPr>
        <w:t>prevent any progress, d</w:t>
      </w:r>
      <w:r w:rsidR="00B91A2A" w:rsidRPr="00583333">
        <w:rPr>
          <w:rFonts w:ascii="Times New Roman" w:hAnsi="Times New Roman" w:cs="Times New Roman"/>
          <w:sz w:val="24"/>
          <w:szCs w:val="24"/>
        </w:rPr>
        <w:t>epending on the complexity of the environment</w:t>
      </w:r>
      <w:r w:rsidR="005B7C91" w:rsidRPr="00583333">
        <w:rPr>
          <w:rFonts w:ascii="Times New Roman" w:hAnsi="Times New Roman" w:cs="Times New Roman"/>
          <w:sz w:val="24"/>
          <w:szCs w:val="24"/>
        </w:rPr>
        <w:t xml:space="preserve">. Choosing too low a threshold and too low a level of the robustness, can imply that progress </w:t>
      </w:r>
      <w:r w:rsidR="00411849" w:rsidRPr="00583333">
        <w:rPr>
          <w:rFonts w:ascii="Times New Roman" w:hAnsi="Times New Roman" w:cs="Times New Roman"/>
          <w:sz w:val="24"/>
          <w:szCs w:val="24"/>
        </w:rPr>
        <w:t>occurs</w:t>
      </w:r>
      <w:r w:rsidR="005B7C91" w:rsidRPr="00583333">
        <w:rPr>
          <w:rFonts w:ascii="Times New Roman" w:hAnsi="Times New Roman" w:cs="Times New Roman"/>
          <w:sz w:val="24"/>
          <w:szCs w:val="24"/>
        </w:rPr>
        <w:t xml:space="preserve"> too soon. A common misconception when working with reinforcement learning is the amount of data needed to sustain meaningful learning</w:t>
      </w:r>
      <w:r w:rsidR="005F00D1" w:rsidRPr="00583333">
        <w:rPr>
          <w:rFonts w:ascii="Times New Roman" w:hAnsi="Times New Roman" w:cs="Times New Roman"/>
          <w:sz w:val="24"/>
          <w:szCs w:val="24"/>
        </w:rPr>
        <w:t>, the planning fallacy as of</w:t>
      </w:r>
      <w:r w:rsidR="005B7C91" w:rsidRPr="00583333">
        <w:rPr>
          <w:rFonts w:ascii="Times New Roman" w:hAnsi="Times New Roman" w:cs="Times New Roman"/>
          <w:sz w:val="24"/>
          <w:szCs w:val="24"/>
        </w:rPr>
        <w:t xml:space="preserve"> (Irpan, 2018).</w:t>
      </w:r>
      <w:r w:rsidR="00411849" w:rsidRPr="00583333">
        <w:rPr>
          <w:rFonts w:ascii="Times New Roman" w:hAnsi="Times New Roman" w:cs="Times New Roman"/>
          <w:sz w:val="24"/>
          <w:szCs w:val="24"/>
        </w:rPr>
        <w:t xml:space="preserve"> Figure </w:t>
      </w:r>
      <w:r w:rsidR="00CB7C52" w:rsidRPr="00583333">
        <w:rPr>
          <w:rFonts w:ascii="Times New Roman" w:hAnsi="Times New Roman" w:cs="Times New Roman"/>
          <w:sz w:val="24"/>
          <w:szCs w:val="24"/>
        </w:rPr>
        <w:t>16</w:t>
      </w:r>
      <w:r w:rsidR="00411849" w:rsidRPr="00583333">
        <w:rPr>
          <w:rFonts w:ascii="Times New Roman" w:hAnsi="Times New Roman" w:cs="Times New Roman"/>
          <w:sz w:val="24"/>
          <w:szCs w:val="24"/>
        </w:rPr>
        <w:t xml:space="preserve"> shows ACR and ALE, along with </w:t>
      </w:r>
      <w:r w:rsidR="005E1C89" w:rsidRPr="00583333">
        <w:rPr>
          <w:rFonts w:ascii="Times New Roman" w:hAnsi="Times New Roman" w:cs="Times New Roman"/>
          <w:sz w:val="24"/>
          <w:szCs w:val="24"/>
        </w:rPr>
        <w:t>the changes in lessons</w:t>
      </w:r>
      <w:r w:rsidR="005E1C89" w:rsidRPr="00583333">
        <w:rPr>
          <w:rStyle w:val="FootnoteReference"/>
          <w:rFonts w:ascii="Times New Roman" w:hAnsi="Times New Roman" w:cs="Times New Roman"/>
          <w:sz w:val="24"/>
          <w:szCs w:val="24"/>
        </w:rPr>
        <w:footnoteReference w:id="19"/>
      </w:r>
      <w:r w:rsidR="005E1C89" w:rsidRPr="00583333">
        <w:rPr>
          <w:rFonts w:ascii="Times New Roman" w:hAnsi="Times New Roman" w:cs="Times New Roman"/>
          <w:sz w:val="24"/>
          <w:szCs w:val="24"/>
        </w:rPr>
        <w:t>, for a training session with the initial curriculum.</w:t>
      </w:r>
    </w:p>
    <w:p w14:paraId="46C0E3D1" w14:textId="234F6533" w:rsidR="005E1C89" w:rsidRPr="00583333" w:rsidRDefault="005E1C89" w:rsidP="008C67E8">
      <w:pPr>
        <w:spacing w:line="480" w:lineRule="auto"/>
        <w:jc w:val="center"/>
        <w:rPr>
          <w:rFonts w:ascii="Times New Roman" w:hAnsi="Times New Roman" w:cs="Times New Roman"/>
          <w:sz w:val="24"/>
          <w:szCs w:val="24"/>
        </w:rPr>
      </w:pPr>
      <w:r w:rsidRPr="00583333">
        <w:rPr>
          <w:rFonts w:ascii="Times New Roman" w:hAnsi="Times New Roman" w:cs="Times New Roman"/>
          <w:sz w:val="24"/>
          <w:szCs w:val="24"/>
        </w:rPr>
        <w:t xml:space="preserve">Figure </w:t>
      </w:r>
      <w:r w:rsidR="00CB7C52" w:rsidRPr="00583333">
        <w:rPr>
          <w:rFonts w:ascii="Times New Roman" w:hAnsi="Times New Roman" w:cs="Times New Roman"/>
          <w:sz w:val="24"/>
          <w:szCs w:val="24"/>
        </w:rPr>
        <w:t>16</w:t>
      </w:r>
      <w:r w:rsidRPr="00583333">
        <w:rPr>
          <w:rFonts w:ascii="Times New Roman" w:hAnsi="Times New Roman" w:cs="Times New Roman"/>
          <w:sz w:val="24"/>
          <w:szCs w:val="24"/>
        </w:rPr>
        <w:t xml:space="preserve"> - </w:t>
      </w:r>
      <w:r w:rsidRPr="00583333">
        <w:rPr>
          <w:rFonts w:ascii="Times New Roman" w:hAnsi="Times New Roman" w:cs="Times New Roman"/>
          <w:i/>
          <w:iCs/>
          <w:sz w:val="24"/>
          <w:szCs w:val="24"/>
        </w:rPr>
        <w:t xml:space="preserve">ACR and ALE for first training session </w:t>
      </w:r>
      <w:r w:rsidR="003B3E8A" w:rsidRPr="00583333">
        <w:rPr>
          <w:rFonts w:ascii="Times New Roman" w:hAnsi="Times New Roman" w:cs="Times New Roman"/>
          <w:i/>
          <w:iCs/>
          <w:sz w:val="24"/>
          <w:szCs w:val="24"/>
        </w:rPr>
        <w:t>using</w:t>
      </w:r>
      <w:r w:rsidRPr="00583333">
        <w:rPr>
          <w:rFonts w:ascii="Times New Roman" w:hAnsi="Times New Roman" w:cs="Times New Roman"/>
          <w:i/>
          <w:iCs/>
          <w:sz w:val="24"/>
          <w:szCs w:val="24"/>
        </w:rPr>
        <w:t xml:space="preserve"> curriculum learning</w:t>
      </w:r>
      <w:r w:rsidRPr="00583333">
        <w:rPr>
          <w:rFonts w:ascii="Times New Roman" w:hAnsi="Times New Roman" w:cs="Times New Roman"/>
          <w:sz w:val="24"/>
          <w:szCs w:val="24"/>
        </w:rPr>
        <w:br/>
      </w:r>
    </w:p>
    <w:p w14:paraId="70F09EDE" w14:textId="77777777" w:rsidR="000757C9" w:rsidRPr="00583333" w:rsidRDefault="008D4F6D"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As discussed in section X, is the ability of the agent to generalise to unseen environments one of the </w:t>
      </w:r>
    </w:p>
    <w:p w14:paraId="5A0B9199" w14:textId="77729302" w:rsidR="00FE42F4" w:rsidRPr="00583333" w:rsidRDefault="00EB41E2"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lastRenderedPageBreak/>
        <w:t xml:space="preserve">Figure </w:t>
      </w:r>
      <w:r w:rsidR="00EB143B" w:rsidRPr="00583333">
        <w:rPr>
          <w:rFonts w:ascii="Times New Roman" w:hAnsi="Times New Roman" w:cs="Times New Roman"/>
          <w:sz w:val="24"/>
          <w:szCs w:val="24"/>
        </w:rPr>
        <w:t>4</w:t>
      </w:r>
      <w:r w:rsidRPr="00583333">
        <w:rPr>
          <w:rFonts w:ascii="Times New Roman" w:hAnsi="Times New Roman" w:cs="Times New Roman"/>
          <w:sz w:val="24"/>
          <w:szCs w:val="24"/>
        </w:rPr>
        <w:t xml:space="preserve"> illustrates the aim at the end of this section, however, the challenges of the environment will blur these graphs </w:t>
      </w:r>
    </w:p>
    <w:p w14:paraId="08DD8A9B" w14:textId="508B2EBC" w:rsidR="00FE219B" w:rsidRPr="00583333" w:rsidRDefault="0055022B" w:rsidP="008C67E8">
      <w:pPr>
        <w:pStyle w:val="Heading2"/>
        <w:spacing w:line="480" w:lineRule="auto"/>
        <w:rPr>
          <w:rFonts w:ascii="Times New Roman" w:hAnsi="Times New Roman" w:cs="Times New Roman"/>
          <w:color w:val="auto"/>
        </w:rPr>
      </w:pPr>
      <w:bookmarkStart w:id="68" w:name="_Toc15890608"/>
      <w:r w:rsidRPr="00583333">
        <w:rPr>
          <w:rFonts w:ascii="Times New Roman" w:hAnsi="Times New Roman" w:cs="Times New Roman"/>
          <w:color w:val="auto"/>
        </w:rPr>
        <w:t>Insights:</w:t>
      </w:r>
      <w:bookmarkEnd w:id="68"/>
    </w:p>
    <w:p w14:paraId="068CC308" w14:textId="000B9F2E" w:rsidR="0055022B" w:rsidRPr="00583333" w:rsidRDefault="0055022B" w:rsidP="008C67E8">
      <w:pPr>
        <w:spacing w:line="480" w:lineRule="auto"/>
        <w:rPr>
          <w:rFonts w:ascii="Times New Roman" w:hAnsi="Times New Roman" w:cs="Times New Roman"/>
          <w:i/>
          <w:iCs/>
          <w:sz w:val="21"/>
          <w:szCs w:val="21"/>
          <w:shd w:val="clear" w:color="auto" w:fill="FFFFFF"/>
        </w:rPr>
      </w:pPr>
      <w:r w:rsidRPr="00583333">
        <w:rPr>
          <w:rFonts w:ascii="Times New Roman" w:hAnsi="Times New Roman" w:cs="Times New Roman"/>
          <w:i/>
          <w:iCs/>
          <w:sz w:val="21"/>
          <w:szCs w:val="21"/>
          <w:shd w:val="clear" w:color="auto" w:fill="FFFFFF"/>
        </w:rPr>
        <w:t>Randomization of rewards usually poses a problem for the agent - it doesn't know what to do because it doesn't know what reward to expect.</w:t>
      </w:r>
    </w:p>
    <w:p w14:paraId="58E66AEC" w14:textId="340B98F6" w:rsidR="0055022B" w:rsidRPr="00583333" w:rsidRDefault="0055022B" w:rsidP="008C67E8">
      <w:pPr>
        <w:spacing w:line="480" w:lineRule="auto"/>
        <w:rPr>
          <w:rFonts w:ascii="Times New Roman" w:hAnsi="Times New Roman" w:cs="Times New Roman"/>
          <w:sz w:val="21"/>
          <w:szCs w:val="21"/>
          <w:shd w:val="clear" w:color="auto" w:fill="FFFFFF"/>
        </w:rPr>
      </w:pPr>
      <w:r w:rsidRPr="00583333">
        <w:rPr>
          <w:rFonts w:ascii="Times New Roman" w:hAnsi="Times New Roman" w:cs="Times New Roman"/>
          <w:i/>
          <w:iCs/>
          <w:sz w:val="21"/>
          <w:szCs w:val="21"/>
          <w:shd w:val="clear" w:color="auto" w:fill="FFFFFF"/>
        </w:rPr>
        <w:t>.. the agent can't learn a perfect model of how observations correspond to rewards (i.e., they're "noisy")</w:t>
      </w:r>
      <w:r w:rsidRPr="00583333">
        <w:rPr>
          <w:rFonts w:ascii="Times New Roman" w:hAnsi="Times New Roman" w:cs="Times New Roman"/>
          <w:sz w:val="21"/>
          <w:szCs w:val="21"/>
          <w:shd w:val="clear" w:color="auto" w:fill="FFFFFF"/>
        </w:rPr>
        <w:t>.</w:t>
      </w:r>
    </w:p>
    <w:p w14:paraId="3BF7D3DC" w14:textId="3E3F8465" w:rsidR="001425D1" w:rsidRPr="00583333" w:rsidRDefault="001425D1" w:rsidP="008C67E8">
      <w:pPr>
        <w:spacing w:line="480" w:lineRule="auto"/>
        <w:rPr>
          <w:rFonts w:ascii="Times New Roman" w:hAnsi="Times New Roman" w:cs="Times New Roman"/>
          <w:sz w:val="24"/>
          <w:szCs w:val="24"/>
        </w:rPr>
      </w:pPr>
      <w:r w:rsidRPr="00583333">
        <w:rPr>
          <w:rFonts w:ascii="Times New Roman" w:hAnsi="Times New Roman" w:cs="Times New Roman"/>
          <w:sz w:val="21"/>
          <w:szCs w:val="21"/>
          <w:shd w:val="clear" w:color="auto" w:fill="FFFFFF"/>
        </w:rPr>
        <w:t xml:space="preserve">Source: </w:t>
      </w:r>
      <w:hyperlink r:id="rId29" w:history="1">
        <w:r w:rsidRPr="00583333">
          <w:rPr>
            <w:rStyle w:val="Hyperlink"/>
            <w:rFonts w:ascii="Times New Roman" w:hAnsi="Times New Roman" w:cs="Times New Roman"/>
            <w:color w:val="auto"/>
          </w:rPr>
          <w:t>https://github.com/Unity-Technologies/ml-agents/issues/1680</w:t>
        </w:r>
      </w:hyperlink>
    </w:p>
    <w:p w14:paraId="70308B0E" w14:textId="0758E866" w:rsidR="001425D1" w:rsidRPr="00583333" w:rsidRDefault="001425D1" w:rsidP="008C67E8">
      <w:pPr>
        <w:pStyle w:val="Heading2"/>
        <w:spacing w:line="480" w:lineRule="auto"/>
        <w:rPr>
          <w:rFonts w:ascii="Times New Roman" w:hAnsi="Times New Roman" w:cs="Times New Roman"/>
          <w:color w:val="auto"/>
          <w:shd w:val="clear" w:color="auto" w:fill="FFFFFF"/>
        </w:rPr>
      </w:pPr>
      <w:bookmarkStart w:id="69" w:name="_Toc15890609"/>
      <w:r w:rsidRPr="00583333">
        <w:rPr>
          <w:rFonts w:ascii="Times New Roman" w:hAnsi="Times New Roman" w:cs="Times New Roman"/>
          <w:color w:val="auto"/>
          <w:shd w:val="clear" w:color="auto" w:fill="FFFFFF"/>
        </w:rPr>
        <w:t>Stuff for the discussion:</w:t>
      </w:r>
      <w:bookmarkEnd w:id="69"/>
    </w:p>
    <w:p w14:paraId="3418BCB1" w14:textId="555007A5" w:rsidR="001425D1" w:rsidRPr="00583333" w:rsidRDefault="001425D1"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As RL is nothing more than a function mapping, either exact or approximative, it follows sort of trivially that randomness makes the mapping blurry, which is the reason why the agents has a hard time dealing with the sensor clouds. </w:t>
      </w:r>
    </w:p>
    <w:p w14:paraId="7A4227B2" w14:textId="3D3AF2D7" w:rsidR="00857F70" w:rsidRPr="00583333" w:rsidRDefault="00857F70" w:rsidP="008C67E8">
      <w:pPr>
        <w:pStyle w:val="Heading2"/>
        <w:spacing w:line="480" w:lineRule="auto"/>
        <w:rPr>
          <w:rFonts w:ascii="Times New Roman" w:hAnsi="Times New Roman" w:cs="Times New Roman"/>
          <w:color w:val="auto"/>
        </w:rPr>
      </w:pPr>
      <w:bookmarkStart w:id="70" w:name="_Toc15890610"/>
      <w:r w:rsidRPr="00583333">
        <w:rPr>
          <w:rFonts w:ascii="Times New Roman" w:hAnsi="Times New Roman" w:cs="Times New Roman"/>
          <w:color w:val="auto"/>
        </w:rPr>
        <w:t>Thoughts:</w:t>
      </w:r>
      <w:bookmarkEnd w:id="70"/>
    </w:p>
    <w:p w14:paraId="1982E7A4" w14:textId="1F0CEDDF" w:rsidR="00857F70" w:rsidRPr="00583333" w:rsidRDefault="00857F70" w:rsidP="008C67E8">
      <w:pPr>
        <w:spacing w:line="480" w:lineRule="auto"/>
        <w:rPr>
          <w:rFonts w:ascii="Times New Roman" w:hAnsi="Times New Roman" w:cs="Times New Roman"/>
        </w:rPr>
      </w:pPr>
      <w:r w:rsidRPr="00583333">
        <w:rPr>
          <w:rFonts w:ascii="Times New Roman" w:hAnsi="Times New Roman" w:cs="Times New Roman"/>
        </w:rPr>
        <w:t>If it turns out that, no matter the actions taken, it seems impossible for the agent to learn avoiding the sensor clouds, presumably because of the randomness in the penalties of the steps (as derivative of above), one idea can be to let the penalty be fixed but use the density to change timescale/speed.</w:t>
      </w:r>
    </w:p>
    <w:p w14:paraId="466B98F8" w14:textId="28D83D82" w:rsidR="00857F70" w:rsidRPr="00583333" w:rsidRDefault="00857F70" w:rsidP="008C67E8">
      <w:pPr>
        <w:spacing w:line="480" w:lineRule="auto"/>
        <w:rPr>
          <w:rFonts w:ascii="Times New Roman" w:hAnsi="Times New Roman" w:cs="Times New Roman"/>
          <w:sz w:val="24"/>
          <w:szCs w:val="24"/>
        </w:rPr>
      </w:pPr>
    </w:p>
    <w:p w14:paraId="0ABC6EC9" w14:textId="1D67C784" w:rsidR="00857F70" w:rsidRPr="00583333" w:rsidRDefault="003F0AD6" w:rsidP="008C67E8">
      <w:pPr>
        <w:pStyle w:val="Heading1"/>
        <w:numPr>
          <w:ilvl w:val="0"/>
          <w:numId w:val="6"/>
        </w:numPr>
        <w:spacing w:line="480" w:lineRule="auto"/>
        <w:rPr>
          <w:rFonts w:ascii="Times New Roman" w:hAnsi="Times New Roman" w:cs="Times New Roman"/>
          <w:color w:val="auto"/>
        </w:rPr>
      </w:pPr>
      <w:bookmarkStart w:id="71" w:name="_Toc15890611"/>
      <w:r w:rsidRPr="00583333">
        <w:rPr>
          <w:rFonts w:ascii="Times New Roman" w:hAnsi="Times New Roman" w:cs="Times New Roman"/>
          <w:color w:val="auto"/>
        </w:rPr>
        <w:t>Policy Evaluation</w:t>
      </w:r>
      <w:bookmarkEnd w:id="71"/>
    </w:p>
    <w:p w14:paraId="1BBB46F2" w14:textId="66D6DC93" w:rsidR="003F0AD6" w:rsidRPr="00583333" w:rsidRDefault="003F0AD6" w:rsidP="008C67E8">
      <w:pPr>
        <w:spacing w:line="480" w:lineRule="auto"/>
        <w:rPr>
          <w:rFonts w:ascii="Times New Roman" w:hAnsi="Times New Roman" w:cs="Times New Roman"/>
          <w:sz w:val="24"/>
          <w:szCs w:val="24"/>
        </w:rPr>
      </w:pPr>
    </w:p>
    <w:p w14:paraId="5BD8EBF6" w14:textId="0FE75226" w:rsidR="00126EC9" w:rsidRPr="00583333" w:rsidRDefault="00126EC9" w:rsidP="008C67E8">
      <w:pPr>
        <w:pStyle w:val="Heading1"/>
        <w:numPr>
          <w:ilvl w:val="0"/>
          <w:numId w:val="6"/>
        </w:numPr>
        <w:spacing w:line="480" w:lineRule="auto"/>
        <w:rPr>
          <w:rFonts w:ascii="Times New Roman" w:hAnsi="Times New Roman" w:cs="Times New Roman"/>
          <w:color w:val="auto"/>
        </w:rPr>
      </w:pPr>
      <w:bookmarkStart w:id="72" w:name="_Toc15890612"/>
      <w:r w:rsidRPr="00583333">
        <w:rPr>
          <w:rFonts w:ascii="Times New Roman" w:hAnsi="Times New Roman" w:cs="Times New Roman"/>
          <w:color w:val="auto"/>
        </w:rPr>
        <w:t>Appendix</w:t>
      </w:r>
      <w:bookmarkEnd w:id="72"/>
    </w:p>
    <w:p w14:paraId="09F4A66D" w14:textId="5AFE8386" w:rsidR="005D701A" w:rsidRPr="00583333" w:rsidRDefault="005D701A" w:rsidP="008C67E8">
      <w:pPr>
        <w:pStyle w:val="Heading4"/>
        <w:numPr>
          <w:ilvl w:val="3"/>
          <w:numId w:val="6"/>
        </w:numPr>
        <w:spacing w:line="480" w:lineRule="auto"/>
        <w:rPr>
          <w:rFonts w:ascii="Times New Roman" w:hAnsi="Times New Roman" w:cs="Times New Roman"/>
          <w:color w:val="auto"/>
          <w:sz w:val="26"/>
          <w:szCs w:val="26"/>
        </w:rPr>
      </w:pPr>
      <w:r w:rsidRPr="00583333">
        <w:rPr>
          <w:rFonts w:ascii="Times New Roman" w:hAnsi="Times New Roman" w:cs="Times New Roman"/>
          <w:color w:val="auto"/>
          <w:sz w:val="26"/>
          <w:szCs w:val="26"/>
        </w:rPr>
        <w:t xml:space="preserve">  </w:t>
      </w:r>
      <w:bookmarkStart w:id="73" w:name="_Toc15890613"/>
      <w:r w:rsidRPr="00583333">
        <w:rPr>
          <w:rFonts w:ascii="Times New Roman" w:hAnsi="Times New Roman" w:cs="Times New Roman"/>
          <w:color w:val="auto"/>
          <w:sz w:val="26"/>
          <w:szCs w:val="26"/>
        </w:rPr>
        <w:t>Tuning of hyperparameters</w:t>
      </w:r>
      <w:bookmarkEnd w:id="73"/>
    </w:p>
    <w:p w14:paraId="09A163E4" w14:textId="77777777" w:rsidR="005D701A" w:rsidRPr="00583333" w:rsidRDefault="005D701A" w:rsidP="008C67E8">
      <w:pPr>
        <w:spacing w:line="480" w:lineRule="auto"/>
        <w:rPr>
          <w:rFonts w:ascii="Times New Roman" w:hAnsi="Times New Roman" w:cs="Times New Roman"/>
          <w:sz w:val="24"/>
          <w:szCs w:val="24"/>
        </w:rPr>
      </w:pPr>
      <w:r w:rsidRPr="00583333">
        <w:rPr>
          <w:rFonts w:ascii="Times New Roman" w:hAnsi="Times New Roman" w:cs="Times New Roman"/>
          <w:sz w:val="24"/>
          <w:szCs w:val="24"/>
        </w:rPr>
        <w:t xml:space="preserve">There are three parameters that qualifies as hyperparameters of the environment, when looking back at the outlined environment. These three are; the </w:t>
      </w:r>
      <w:r w:rsidRPr="00583333">
        <w:rPr>
          <w:rFonts w:ascii="Times New Roman" w:hAnsi="Times New Roman" w:cs="Times New Roman"/>
          <w:i/>
          <w:iCs/>
          <w:sz w:val="24"/>
          <w:szCs w:val="24"/>
        </w:rPr>
        <w:t>speed</w:t>
      </w:r>
      <w:r w:rsidRPr="00583333">
        <w:rPr>
          <w:rFonts w:ascii="Times New Roman" w:hAnsi="Times New Roman" w:cs="Times New Roman"/>
          <w:sz w:val="24"/>
          <w:szCs w:val="24"/>
        </w:rPr>
        <w:t xml:space="preserve"> at which both the agent </w:t>
      </w:r>
      <w:r w:rsidRPr="00583333">
        <w:rPr>
          <w:rFonts w:ascii="Times New Roman" w:hAnsi="Times New Roman" w:cs="Times New Roman"/>
          <w:sz w:val="24"/>
          <w:szCs w:val="24"/>
        </w:rPr>
        <w:lastRenderedPageBreak/>
        <w:t xml:space="preserve">and the pedestrians move, the </w:t>
      </w:r>
      <w:r w:rsidRPr="00583333">
        <w:rPr>
          <w:rFonts w:ascii="Times New Roman" w:hAnsi="Times New Roman" w:cs="Times New Roman"/>
          <w:i/>
          <w:iCs/>
          <w:sz w:val="24"/>
          <w:szCs w:val="24"/>
        </w:rPr>
        <w:t>decision interval</w:t>
      </w:r>
      <w:r w:rsidRPr="00583333">
        <w:rPr>
          <w:rFonts w:ascii="Times New Roman" w:hAnsi="Times New Roman" w:cs="Times New Roman"/>
          <w:sz w:val="24"/>
          <w:szCs w:val="24"/>
        </w:rPr>
        <w:t xml:space="preserve"> of the agent and the </w:t>
      </w:r>
      <w:r w:rsidRPr="00583333">
        <w:rPr>
          <w:rFonts w:ascii="Times New Roman" w:hAnsi="Times New Roman" w:cs="Times New Roman"/>
          <w:i/>
          <w:iCs/>
          <w:sz w:val="24"/>
          <w:szCs w:val="24"/>
        </w:rPr>
        <w:t>time scale</w:t>
      </w:r>
      <w:r w:rsidRPr="00583333">
        <w:rPr>
          <w:rFonts w:ascii="Times New Roman" w:hAnsi="Times New Roman" w:cs="Times New Roman"/>
          <w:sz w:val="24"/>
          <w:szCs w:val="24"/>
        </w:rPr>
        <w:t xml:space="preserve"> at this the simulations are carried out. The reason for these three parameters </w:t>
      </w:r>
      <w:proofErr w:type="gramStart"/>
      <w:r w:rsidRPr="00583333">
        <w:rPr>
          <w:rFonts w:ascii="Times New Roman" w:hAnsi="Times New Roman" w:cs="Times New Roman"/>
          <w:sz w:val="24"/>
          <w:szCs w:val="24"/>
        </w:rPr>
        <w:t>are</w:t>
      </w:r>
      <w:proofErr w:type="gramEnd"/>
      <w:r w:rsidRPr="00583333">
        <w:rPr>
          <w:rFonts w:ascii="Times New Roman" w:hAnsi="Times New Roman" w:cs="Times New Roman"/>
          <w:sz w:val="24"/>
          <w:szCs w:val="24"/>
        </w:rPr>
        <w:t xml:space="preserve"> because they naturally neither are part of a curriculum nor determined by the desire of having realistic physics in the simulated environment. </w:t>
      </w:r>
    </w:p>
    <w:p w14:paraId="0F81CF76" w14:textId="77777777" w:rsidR="005D701A" w:rsidRPr="00583333" w:rsidRDefault="005D701A" w:rsidP="005D701A"/>
    <w:p w14:paraId="0200AD19" w14:textId="77777777" w:rsidR="005D701A" w:rsidRPr="00583333" w:rsidRDefault="005D701A" w:rsidP="005D701A">
      <w:pPr>
        <w:rPr>
          <w:rFonts w:ascii="Times New Roman" w:hAnsi="Times New Roman" w:cs="Times New Roman"/>
        </w:rPr>
      </w:pPr>
    </w:p>
    <w:tbl>
      <w:tblPr>
        <w:tblW w:w="8969" w:type="dxa"/>
        <w:tblLook w:val="04A0" w:firstRow="1" w:lastRow="0" w:firstColumn="1" w:lastColumn="0" w:noHBand="0" w:noVBand="1"/>
      </w:tblPr>
      <w:tblGrid>
        <w:gridCol w:w="960"/>
        <w:gridCol w:w="1140"/>
        <w:gridCol w:w="740"/>
        <w:gridCol w:w="974"/>
        <w:gridCol w:w="1194"/>
        <w:gridCol w:w="1040"/>
        <w:gridCol w:w="1180"/>
        <w:gridCol w:w="821"/>
        <w:gridCol w:w="920"/>
      </w:tblGrid>
      <w:tr w:rsidR="005D701A" w:rsidRPr="00583333" w14:paraId="0864E650" w14:textId="77777777" w:rsidTr="00325370">
        <w:trPr>
          <w:trHeight w:val="261"/>
        </w:trPr>
        <w:tc>
          <w:tcPr>
            <w:tcW w:w="8969" w:type="dxa"/>
            <w:gridSpan w:val="9"/>
            <w:tcBorders>
              <w:top w:val="single" w:sz="4" w:space="0" w:color="auto"/>
              <w:left w:val="single" w:sz="4" w:space="0" w:color="auto"/>
              <w:bottom w:val="nil"/>
              <w:right w:val="single" w:sz="4" w:space="0" w:color="auto"/>
            </w:tcBorders>
            <w:shd w:val="clear" w:color="000000" w:fill="FFFFFF"/>
            <w:noWrap/>
            <w:vAlign w:val="bottom"/>
            <w:hideMark/>
          </w:tcPr>
          <w:p w14:paraId="6EFD59A4" w14:textId="77777777" w:rsidR="005D701A" w:rsidRPr="00583333" w:rsidRDefault="005D701A" w:rsidP="00325370">
            <w:pPr>
              <w:spacing w:after="0" w:line="360" w:lineRule="auto"/>
              <w:rPr>
                <w:rFonts w:ascii="Times New Roman" w:eastAsia="Times New Roman" w:hAnsi="Times New Roman" w:cs="Times New Roman"/>
                <w:b/>
                <w:bCs/>
                <w:lang w:eastAsia="en-GB"/>
              </w:rPr>
            </w:pPr>
            <w:r w:rsidRPr="00583333">
              <w:rPr>
                <w:rFonts w:ascii="Times New Roman" w:eastAsia="Times New Roman" w:hAnsi="Times New Roman" w:cs="Times New Roman"/>
                <w:b/>
                <w:bCs/>
                <w:lang w:eastAsia="en-GB"/>
              </w:rPr>
              <w:t>Table 2. Environment configuration (200.000 steps)</w:t>
            </w:r>
          </w:p>
        </w:tc>
      </w:tr>
      <w:tr w:rsidR="005D701A" w:rsidRPr="00583333" w14:paraId="63311476" w14:textId="77777777" w:rsidTr="00325370">
        <w:trPr>
          <w:trHeight w:val="600"/>
        </w:trPr>
        <w:tc>
          <w:tcPr>
            <w:tcW w:w="960" w:type="dxa"/>
            <w:tcBorders>
              <w:top w:val="single" w:sz="4" w:space="0" w:color="auto"/>
              <w:left w:val="single" w:sz="4" w:space="0" w:color="auto"/>
              <w:bottom w:val="nil"/>
              <w:right w:val="nil"/>
            </w:tcBorders>
            <w:shd w:val="clear" w:color="000000" w:fill="FFFFFF"/>
            <w:vAlign w:val="center"/>
            <w:hideMark/>
          </w:tcPr>
          <w:p w14:paraId="21E44DA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Speed</w:t>
            </w:r>
          </w:p>
        </w:tc>
        <w:tc>
          <w:tcPr>
            <w:tcW w:w="1140" w:type="dxa"/>
            <w:tcBorders>
              <w:top w:val="single" w:sz="4" w:space="0" w:color="auto"/>
              <w:left w:val="nil"/>
              <w:bottom w:val="nil"/>
              <w:right w:val="nil"/>
            </w:tcBorders>
            <w:shd w:val="clear" w:color="000000" w:fill="FFFFFF"/>
            <w:vAlign w:val="center"/>
            <w:hideMark/>
          </w:tcPr>
          <w:p w14:paraId="4E84ABA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Decision Interval</w:t>
            </w:r>
          </w:p>
        </w:tc>
        <w:tc>
          <w:tcPr>
            <w:tcW w:w="740" w:type="dxa"/>
            <w:tcBorders>
              <w:top w:val="single" w:sz="4" w:space="0" w:color="auto"/>
              <w:left w:val="nil"/>
              <w:bottom w:val="nil"/>
              <w:right w:val="nil"/>
            </w:tcBorders>
            <w:shd w:val="clear" w:color="000000" w:fill="FFFFFF"/>
            <w:vAlign w:val="center"/>
            <w:hideMark/>
          </w:tcPr>
          <w:p w14:paraId="52BB172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Time Scale</w:t>
            </w:r>
          </w:p>
        </w:tc>
        <w:tc>
          <w:tcPr>
            <w:tcW w:w="974" w:type="dxa"/>
            <w:tcBorders>
              <w:top w:val="single" w:sz="4" w:space="0" w:color="auto"/>
              <w:left w:val="nil"/>
              <w:bottom w:val="nil"/>
              <w:right w:val="nil"/>
            </w:tcBorders>
            <w:shd w:val="clear" w:color="000000" w:fill="FFFFFF"/>
            <w:vAlign w:val="center"/>
            <w:hideMark/>
          </w:tcPr>
          <w:p w14:paraId="6E738D4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Training time</w:t>
            </w:r>
          </w:p>
        </w:tc>
        <w:tc>
          <w:tcPr>
            <w:tcW w:w="1194" w:type="dxa"/>
            <w:tcBorders>
              <w:top w:val="single" w:sz="4" w:space="0" w:color="auto"/>
              <w:left w:val="nil"/>
              <w:bottom w:val="nil"/>
              <w:right w:val="nil"/>
            </w:tcBorders>
            <w:shd w:val="clear" w:color="000000" w:fill="FFFFFF"/>
            <w:vAlign w:val="center"/>
            <w:hideMark/>
          </w:tcPr>
          <w:p w14:paraId="61FED3E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Deviation*</w:t>
            </w:r>
          </w:p>
        </w:tc>
        <w:tc>
          <w:tcPr>
            <w:tcW w:w="1040" w:type="dxa"/>
            <w:tcBorders>
              <w:top w:val="single" w:sz="4" w:space="0" w:color="auto"/>
              <w:left w:val="nil"/>
              <w:bottom w:val="nil"/>
              <w:right w:val="nil"/>
            </w:tcBorders>
            <w:shd w:val="clear" w:color="000000" w:fill="FFFFFF"/>
            <w:vAlign w:val="center"/>
            <w:hideMark/>
          </w:tcPr>
          <w:p w14:paraId="0813FDF1"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ACR: Mean**</w:t>
            </w:r>
          </w:p>
        </w:tc>
        <w:tc>
          <w:tcPr>
            <w:tcW w:w="1180" w:type="dxa"/>
            <w:tcBorders>
              <w:top w:val="single" w:sz="4" w:space="0" w:color="auto"/>
              <w:left w:val="nil"/>
              <w:bottom w:val="nil"/>
              <w:right w:val="nil"/>
            </w:tcBorders>
            <w:shd w:val="clear" w:color="000000" w:fill="FFFFFF"/>
            <w:vAlign w:val="center"/>
            <w:hideMark/>
          </w:tcPr>
          <w:p w14:paraId="0201C2CC"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ACR: Std. dev.</w:t>
            </w:r>
          </w:p>
        </w:tc>
        <w:tc>
          <w:tcPr>
            <w:tcW w:w="821" w:type="dxa"/>
            <w:tcBorders>
              <w:top w:val="single" w:sz="4" w:space="0" w:color="auto"/>
              <w:left w:val="nil"/>
              <w:bottom w:val="nil"/>
              <w:right w:val="nil"/>
            </w:tcBorders>
            <w:shd w:val="clear" w:color="000000" w:fill="FFFFFF"/>
            <w:vAlign w:val="center"/>
            <w:hideMark/>
          </w:tcPr>
          <w:p w14:paraId="189AC11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AEL: Mean</w:t>
            </w:r>
          </w:p>
        </w:tc>
        <w:tc>
          <w:tcPr>
            <w:tcW w:w="920" w:type="dxa"/>
            <w:tcBorders>
              <w:top w:val="single" w:sz="4" w:space="0" w:color="auto"/>
              <w:left w:val="nil"/>
              <w:bottom w:val="nil"/>
              <w:right w:val="single" w:sz="4" w:space="0" w:color="auto"/>
            </w:tcBorders>
            <w:shd w:val="clear" w:color="000000" w:fill="FFFFFF"/>
            <w:vAlign w:val="center"/>
            <w:hideMark/>
          </w:tcPr>
          <w:p w14:paraId="03EE2C95"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AEL: Std. Dev.</w:t>
            </w:r>
          </w:p>
        </w:tc>
      </w:tr>
      <w:tr w:rsidR="005D701A" w:rsidRPr="00583333" w14:paraId="175FA237" w14:textId="77777777" w:rsidTr="00325370">
        <w:trPr>
          <w:trHeight w:val="300"/>
        </w:trPr>
        <w:tc>
          <w:tcPr>
            <w:tcW w:w="960" w:type="dxa"/>
            <w:tcBorders>
              <w:top w:val="single" w:sz="4" w:space="0" w:color="auto"/>
              <w:left w:val="single" w:sz="4" w:space="0" w:color="auto"/>
              <w:bottom w:val="nil"/>
              <w:right w:val="nil"/>
            </w:tcBorders>
            <w:shd w:val="clear" w:color="000000" w:fill="FFFFFF"/>
            <w:noWrap/>
            <w:vAlign w:val="bottom"/>
            <w:hideMark/>
          </w:tcPr>
          <w:p w14:paraId="6CEAE5E1"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w:t>
            </w:r>
          </w:p>
        </w:tc>
        <w:tc>
          <w:tcPr>
            <w:tcW w:w="1140" w:type="dxa"/>
            <w:tcBorders>
              <w:top w:val="single" w:sz="4" w:space="0" w:color="auto"/>
              <w:left w:val="nil"/>
              <w:bottom w:val="nil"/>
              <w:right w:val="nil"/>
            </w:tcBorders>
            <w:shd w:val="clear" w:color="000000" w:fill="FFFFFF"/>
            <w:noWrap/>
            <w:vAlign w:val="bottom"/>
            <w:hideMark/>
          </w:tcPr>
          <w:p w14:paraId="0A81E1FA"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single" w:sz="4" w:space="0" w:color="auto"/>
              <w:left w:val="nil"/>
              <w:bottom w:val="nil"/>
              <w:right w:val="nil"/>
            </w:tcBorders>
            <w:shd w:val="clear" w:color="000000" w:fill="FFFFFF"/>
            <w:noWrap/>
            <w:vAlign w:val="bottom"/>
            <w:hideMark/>
          </w:tcPr>
          <w:p w14:paraId="33C6E367"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single" w:sz="4" w:space="0" w:color="auto"/>
              <w:left w:val="nil"/>
              <w:bottom w:val="nil"/>
              <w:right w:val="nil"/>
            </w:tcBorders>
            <w:shd w:val="clear" w:color="000000" w:fill="FFFFFF"/>
            <w:noWrap/>
            <w:vAlign w:val="bottom"/>
            <w:hideMark/>
          </w:tcPr>
          <w:p w14:paraId="700EA701"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1650</w:t>
            </w:r>
          </w:p>
        </w:tc>
        <w:tc>
          <w:tcPr>
            <w:tcW w:w="1194" w:type="dxa"/>
            <w:tcBorders>
              <w:top w:val="single" w:sz="4" w:space="0" w:color="auto"/>
              <w:left w:val="nil"/>
              <w:bottom w:val="nil"/>
              <w:right w:val="nil"/>
            </w:tcBorders>
            <w:shd w:val="clear" w:color="000000" w:fill="FFFFFF"/>
            <w:noWrap/>
            <w:vAlign w:val="bottom"/>
            <w:hideMark/>
          </w:tcPr>
          <w:p w14:paraId="7D29C13A"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22.2%</w:t>
            </w:r>
          </w:p>
        </w:tc>
        <w:tc>
          <w:tcPr>
            <w:tcW w:w="1040" w:type="dxa"/>
            <w:tcBorders>
              <w:top w:val="single" w:sz="4" w:space="0" w:color="auto"/>
              <w:left w:val="nil"/>
              <w:bottom w:val="nil"/>
              <w:right w:val="nil"/>
            </w:tcBorders>
            <w:shd w:val="clear" w:color="000000" w:fill="FFFFFF"/>
            <w:noWrap/>
            <w:vAlign w:val="bottom"/>
            <w:hideMark/>
          </w:tcPr>
          <w:p w14:paraId="45E6D59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0.663</w:t>
            </w:r>
          </w:p>
        </w:tc>
        <w:tc>
          <w:tcPr>
            <w:tcW w:w="1180" w:type="dxa"/>
            <w:tcBorders>
              <w:top w:val="single" w:sz="4" w:space="0" w:color="auto"/>
              <w:left w:val="nil"/>
              <w:bottom w:val="nil"/>
              <w:right w:val="nil"/>
            </w:tcBorders>
            <w:shd w:val="clear" w:color="000000" w:fill="FFFFFF"/>
            <w:noWrap/>
            <w:vAlign w:val="bottom"/>
            <w:hideMark/>
          </w:tcPr>
          <w:p w14:paraId="439DD881"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0.65</w:t>
            </w:r>
          </w:p>
        </w:tc>
        <w:tc>
          <w:tcPr>
            <w:tcW w:w="821" w:type="dxa"/>
            <w:tcBorders>
              <w:top w:val="single" w:sz="4" w:space="0" w:color="auto"/>
              <w:left w:val="nil"/>
              <w:bottom w:val="nil"/>
              <w:right w:val="nil"/>
            </w:tcBorders>
            <w:shd w:val="clear" w:color="000000" w:fill="FFFFFF"/>
            <w:noWrap/>
            <w:vAlign w:val="bottom"/>
            <w:hideMark/>
          </w:tcPr>
          <w:p w14:paraId="198798F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40.32</w:t>
            </w:r>
          </w:p>
        </w:tc>
        <w:tc>
          <w:tcPr>
            <w:tcW w:w="920" w:type="dxa"/>
            <w:tcBorders>
              <w:top w:val="single" w:sz="4" w:space="0" w:color="auto"/>
              <w:left w:val="nil"/>
              <w:bottom w:val="nil"/>
              <w:right w:val="single" w:sz="4" w:space="0" w:color="auto"/>
            </w:tcBorders>
            <w:shd w:val="clear" w:color="000000" w:fill="FFFFFF"/>
            <w:noWrap/>
            <w:vAlign w:val="bottom"/>
            <w:hideMark/>
          </w:tcPr>
          <w:p w14:paraId="020510BC"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19.41</w:t>
            </w:r>
          </w:p>
        </w:tc>
      </w:tr>
      <w:tr w:rsidR="005D701A" w:rsidRPr="00583333" w14:paraId="2E64FADF"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4ADEC80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5FABF62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630E1E1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2FA42FF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1500</w:t>
            </w:r>
          </w:p>
        </w:tc>
        <w:tc>
          <w:tcPr>
            <w:tcW w:w="1194" w:type="dxa"/>
            <w:tcBorders>
              <w:top w:val="nil"/>
              <w:left w:val="nil"/>
              <w:bottom w:val="nil"/>
              <w:right w:val="nil"/>
            </w:tcBorders>
            <w:shd w:val="clear" w:color="000000" w:fill="FFFFFF"/>
            <w:noWrap/>
            <w:vAlign w:val="bottom"/>
            <w:hideMark/>
          </w:tcPr>
          <w:p w14:paraId="48D1F77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11.1%</w:t>
            </w:r>
          </w:p>
        </w:tc>
        <w:tc>
          <w:tcPr>
            <w:tcW w:w="1040" w:type="dxa"/>
            <w:tcBorders>
              <w:top w:val="nil"/>
              <w:left w:val="nil"/>
              <w:bottom w:val="nil"/>
              <w:right w:val="nil"/>
            </w:tcBorders>
            <w:shd w:val="clear" w:color="000000" w:fill="FFFFFF"/>
            <w:noWrap/>
            <w:vAlign w:val="bottom"/>
            <w:hideMark/>
          </w:tcPr>
          <w:p w14:paraId="3A107CE8"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0.920</w:t>
            </w:r>
          </w:p>
        </w:tc>
        <w:tc>
          <w:tcPr>
            <w:tcW w:w="1180" w:type="dxa"/>
            <w:tcBorders>
              <w:top w:val="nil"/>
              <w:left w:val="nil"/>
              <w:bottom w:val="nil"/>
              <w:right w:val="nil"/>
            </w:tcBorders>
            <w:shd w:val="clear" w:color="000000" w:fill="FFFFFF"/>
            <w:noWrap/>
            <w:vAlign w:val="bottom"/>
            <w:hideMark/>
          </w:tcPr>
          <w:p w14:paraId="2594ABD8"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0.59</w:t>
            </w:r>
          </w:p>
        </w:tc>
        <w:tc>
          <w:tcPr>
            <w:tcW w:w="821" w:type="dxa"/>
            <w:tcBorders>
              <w:top w:val="nil"/>
              <w:left w:val="nil"/>
              <w:bottom w:val="nil"/>
              <w:right w:val="nil"/>
            </w:tcBorders>
            <w:shd w:val="clear" w:color="000000" w:fill="FFFFFF"/>
            <w:noWrap/>
            <w:vAlign w:val="bottom"/>
            <w:hideMark/>
          </w:tcPr>
          <w:p w14:paraId="539155F5"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39.55</w:t>
            </w:r>
          </w:p>
        </w:tc>
        <w:tc>
          <w:tcPr>
            <w:tcW w:w="920" w:type="dxa"/>
            <w:tcBorders>
              <w:top w:val="nil"/>
              <w:left w:val="nil"/>
              <w:bottom w:val="nil"/>
              <w:right w:val="single" w:sz="4" w:space="0" w:color="auto"/>
            </w:tcBorders>
            <w:shd w:val="clear" w:color="000000" w:fill="FFFFFF"/>
            <w:noWrap/>
            <w:vAlign w:val="bottom"/>
            <w:hideMark/>
          </w:tcPr>
          <w:p w14:paraId="099B85B4"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15.59</w:t>
            </w:r>
          </w:p>
        </w:tc>
      </w:tr>
      <w:tr w:rsidR="005D701A" w:rsidRPr="00583333" w14:paraId="59E2E9A4"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72F9047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562E3A8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w:t>
            </w:r>
          </w:p>
        </w:tc>
        <w:tc>
          <w:tcPr>
            <w:tcW w:w="740" w:type="dxa"/>
            <w:tcBorders>
              <w:top w:val="nil"/>
              <w:left w:val="nil"/>
              <w:bottom w:val="nil"/>
              <w:right w:val="nil"/>
            </w:tcBorders>
            <w:shd w:val="clear" w:color="000000" w:fill="FFFFFF"/>
            <w:noWrap/>
            <w:vAlign w:val="bottom"/>
            <w:hideMark/>
          </w:tcPr>
          <w:p w14:paraId="468918E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148D1C0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1350</w:t>
            </w:r>
          </w:p>
        </w:tc>
        <w:tc>
          <w:tcPr>
            <w:tcW w:w="1194" w:type="dxa"/>
            <w:tcBorders>
              <w:top w:val="nil"/>
              <w:left w:val="nil"/>
              <w:bottom w:val="nil"/>
              <w:right w:val="nil"/>
            </w:tcBorders>
            <w:shd w:val="clear" w:color="000000" w:fill="FFFFFF"/>
            <w:noWrap/>
            <w:vAlign w:val="bottom"/>
            <w:hideMark/>
          </w:tcPr>
          <w:p w14:paraId="0479F92A"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w:t>
            </w:r>
          </w:p>
        </w:tc>
        <w:tc>
          <w:tcPr>
            <w:tcW w:w="1040" w:type="dxa"/>
            <w:tcBorders>
              <w:top w:val="nil"/>
              <w:left w:val="nil"/>
              <w:bottom w:val="nil"/>
              <w:right w:val="nil"/>
            </w:tcBorders>
            <w:shd w:val="clear" w:color="000000" w:fill="FFFFFF"/>
            <w:noWrap/>
            <w:vAlign w:val="bottom"/>
            <w:hideMark/>
          </w:tcPr>
          <w:p w14:paraId="56587CF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0.916</w:t>
            </w:r>
          </w:p>
        </w:tc>
        <w:tc>
          <w:tcPr>
            <w:tcW w:w="1180" w:type="dxa"/>
            <w:tcBorders>
              <w:top w:val="nil"/>
              <w:left w:val="nil"/>
              <w:bottom w:val="nil"/>
              <w:right w:val="nil"/>
            </w:tcBorders>
            <w:shd w:val="clear" w:color="000000" w:fill="FFFFFF"/>
            <w:noWrap/>
            <w:vAlign w:val="bottom"/>
            <w:hideMark/>
          </w:tcPr>
          <w:p w14:paraId="1BBE551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0.80</w:t>
            </w:r>
          </w:p>
        </w:tc>
        <w:tc>
          <w:tcPr>
            <w:tcW w:w="821" w:type="dxa"/>
            <w:tcBorders>
              <w:top w:val="nil"/>
              <w:left w:val="nil"/>
              <w:bottom w:val="nil"/>
              <w:right w:val="nil"/>
            </w:tcBorders>
            <w:shd w:val="clear" w:color="000000" w:fill="FFFFFF"/>
            <w:noWrap/>
            <w:vAlign w:val="bottom"/>
            <w:hideMark/>
          </w:tcPr>
          <w:p w14:paraId="6FD21808"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101.31</w:t>
            </w:r>
          </w:p>
        </w:tc>
        <w:tc>
          <w:tcPr>
            <w:tcW w:w="920" w:type="dxa"/>
            <w:tcBorders>
              <w:top w:val="nil"/>
              <w:left w:val="nil"/>
              <w:bottom w:val="nil"/>
              <w:right w:val="single" w:sz="4" w:space="0" w:color="auto"/>
            </w:tcBorders>
            <w:shd w:val="clear" w:color="000000" w:fill="FFFFFF"/>
            <w:noWrap/>
            <w:vAlign w:val="bottom"/>
            <w:hideMark/>
          </w:tcPr>
          <w:p w14:paraId="69F0E73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198.75</w:t>
            </w:r>
          </w:p>
        </w:tc>
      </w:tr>
      <w:tr w:rsidR="005D701A" w:rsidRPr="00583333" w14:paraId="5728B42F"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712A2F69"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7A69D27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7</w:t>
            </w:r>
          </w:p>
        </w:tc>
        <w:tc>
          <w:tcPr>
            <w:tcW w:w="740" w:type="dxa"/>
            <w:tcBorders>
              <w:top w:val="nil"/>
              <w:left w:val="nil"/>
              <w:bottom w:val="nil"/>
              <w:right w:val="nil"/>
            </w:tcBorders>
            <w:shd w:val="clear" w:color="000000" w:fill="FFFFFF"/>
            <w:noWrap/>
            <w:vAlign w:val="bottom"/>
            <w:hideMark/>
          </w:tcPr>
          <w:p w14:paraId="48BD15A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18F44E1C"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1750</w:t>
            </w:r>
          </w:p>
        </w:tc>
        <w:tc>
          <w:tcPr>
            <w:tcW w:w="1194" w:type="dxa"/>
            <w:tcBorders>
              <w:top w:val="nil"/>
              <w:left w:val="nil"/>
              <w:bottom w:val="nil"/>
              <w:right w:val="nil"/>
            </w:tcBorders>
            <w:shd w:val="clear" w:color="000000" w:fill="FFFFFF"/>
            <w:noWrap/>
            <w:vAlign w:val="bottom"/>
            <w:hideMark/>
          </w:tcPr>
          <w:p w14:paraId="6F65429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29.6%</w:t>
            </w:r>
          </w:p>
        </w:tc>
        <w:tc>
          <w:tcPr>
            <w:tcW w:w="1040" w:type="dxa"/>
            <w:tcBorders>
              <w:top w:val="nil"/>
              <w:left w:val="nil"/>
              <w:bottom w:val="nil"/>
              <w:right w:val="nil"/>
            </w:tcBorders>
            <w:shd w:val="clear" w:color="000000" w:fill="FFFFFF"/>
            <w:noWrap/>
            <w:vAlign w:val="bottom"/>
            <w:hideMark/>
          </w:tcPr>
          <w:p w14:paraId="1AB974F4"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0.896</w:t>
            </w:r>
          </w:p>
        </w:tc>
        <w:tc>
          <w:tcPr>
            <w:tcW w:w="1180" w:type="dxa"/>
            <w:tcBorders>
              <w:top w:val="nil"/>
              <w:left w:val="nil"/>
              <w:bottom w:val="nil"/>
              <w:right w:val="nil"/>
            </w:tcBorders>
            <w:shd w:val="clear" w:color="000000" w:fill="FFFFFF"/>
            <w:noWrap/>
            <w:vAlign w:val="bottom"/>
            <w:hideMark/>
          </w:tcPr>
          <w:p w14:paraId="57C8681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0.63</w:t>
            </w:r>
          </w:p>
        </w:tc>
        <w:tc>
          <w:tcPr>
            <w:tcW w:w="821" w:type="dxa"/>
            <w:tcBorders>
              <w:top w:val="nil"/>
              <w:left w:val="nil"/>
              <w:bottom w:val="nil"/>
              <w:right w:val="nil"/>
            </w:tcBorders>
            <w:shd w:val="clear" w:color="000000" w:fill="FFFFFF"/>
            <w:noWrap/>
            <w:vAlign w:val="bottom"/>
            <w:hideMark/>
          </w:tcPr>
          <w:p w14:paraId="3E4F1892"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34.07</w:t>
            </w:r>
          </w:p>
        </w:tc>
        <w:tc>
          <w:tcPr>
            <w:tcW w:w="920" w:type="dxa"/>
            <w:tcBorders>
              <w:top w:val="nil"/>
              <w:left w:val="nil"/>
              <w:bottom w:val="nil"/>
              <w:right w:val="single" w:sz="4" w:space="0" w:color="auto"/>
            </w:tcBorders>
            <w:shd w:val="clear" w:color="000000" w:fill="FFFFFF"/>
            <w:noWrap/>
            <w:vAlign w:val="bottom"/>
            <w:hideMark/>
          </w:tcPr>
          <w:p w14:paraId="7B6E726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15.86</w:t>
            </w:r>
          </w:p>
        </w:tc>
      </w:tr>
      <w:tr w:rsidR="005D701A" w:rsidRPr="00583333" w14:paraId="7B0AA8F7"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4F95613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30BE60C8"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w:t>
            </w:r>
          </w:p>
        </w:tc>
        <w:tc>
          <w:tcPr>
            <w:tcW w:w="740" w:type="dxa"/>
            <w:tcBorders>
              <w:top w:val="nil"/>
              <w:left w:val="nil"/>
              <w:bottom w:val="nil"/>
              <w:right w:val="nil"/>
            </w:tcBorders>
            <w:shd w:val="clear" w:color="000000" w:fill="FFFFFF"/>
            <w:noWrap/>
            <w:vAlign w:val="bottom"/>
            <w:hideMark/>
          </w:tcPr>
          <w:p w14:paraId="1293932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60</w:t>
            </w:r>
          </w:p>
        </w:tc>
        <w:tc>
          <w:tcPr>
            <w:tcW w:w="974" w:type="dxa"/>
            <w:tcBorders>
              <w:top w:val="nil"/>
              <w:left w:val="nil"/>
              <w:bottom w:val="nil"/>
              <w:right w:val="nil"/>
            </w:tcBorders>
            <w:shd w:val="clear" w:color="000000" w:fill="FFFFFF"/>
            <w:noWrap/>
            <w:vAlign w:val="bottom"/>
            <w:hideMark/>
          </w:tcPr>
          <w:p w14:paraId="4281F9D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1800</w:t>
            </w:r>
          </w:p>
        </w:tc>
        <w:tc>
          <w:tcPr>
            <w:tcW w:w="1194" w:type="dxa"/>
            <w:tcBorders>
              <w:top w:val="nil"/>
              <w:left w:val="nil"/>
              <w:bottom w:val="nil"/>
              <w:right w:val="nil"/>
            </w:tcBorders>
            <w:shd w:val="clear" w:color="000000" w:fill="FFFFFF"/>
            <w:noWrap/>
            <w:vAlign w:val="bottom"/>
            <w:hideMark/>
          </w:tcPr>
          <w:p w14:paraId="0F5B8F4B"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33.3%</w:t>
            </w:r>
          </w:p>
        </w:tc>
        <w:tc>
          <w:tcPr>
            <w:tcW w:w="1040" w:type="dxa"/>
            <w:tcBorders>
              <w:top w:val="nil"/>
              <w:left w:val="nil"/>
              <w:bottom w:val="nil"/>
              <w:right w:val="nil"/>
            </w:tcBorders>
            <w:shd w:val="clear" w:color="000000" w:fill="FFFFFF"/>
            <w:noWrap/>
            <w:vAlign w:val="bottom"/>
            <w:hideMark/>
          </w:tcPr>
          <w:p w14:paraId="4694FB5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6A98AF1C" wp14:editId="7E82BE54">
                      <wp:simplePos x="0" y="0"/>
                      <wp:positionH relativeFrom="margin">
                        <wp:posOffset>-2770505</wp:posOffset>
                      </wp:positionH>
                      <wp:positionV relativeFrom="paragraph">
                        <wp:posOffset>-911225</wp:posOffset>
                      </wp:positionV>
                      <wp:extent cx="4991100" cy="981075"/>
                      <wp:effectExtent l="0" t="400050" r="38100" b="390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87398">
                                <a:off x="0" y="0"/>
                                <a:ext cx="4991100" cy="981075"/>
                              </a:xfrm>
                              <a:prstGeom prst="rect">
                                <a:avLst/>
                              </a:prstGeom>
                              <a:noFill/>
                              <a:ln w="9525">
                                <a:noFill/>
                                <a:miter lim="800000"/>
                                <a:headEnd/>
                                <a:tailEnd/>
                              </a:ln>
                            </wps:spPr>
                            <wps:txbx>
                              <w:txbxContent>
                                <w:p w14:paraId="5347F0FB" w14:textId="77777777" w:rsidR="00E8128F" w:rsidRPr="00153AD6" w:rsidRDefault="00E8128F" w:rsidP="005D701A">
                                  <w:pPr>
                                    <w:rPr>
                                      <w:b/>
                                      <w:bCs/>
                                      <w:color w:val="FF0000"/>
                                      <w:sz w:val="96"/>
                                      <w:szCs w:val="96"/>
                                    </w:rPr>
                                  </w:pPr>
                                  <w:r w:rsidRPr="00153AD6">
                                    <w:rPr>
                                      <w:b/>
                                      <w:bCs/>
                                      <w:color w:val="FF0000"/>
                                      <w:sz w:val="96"/>
                                      <w:szCs w:val="96"/>
                                    </w:rPr>
                                    <w:t>Re-create in Tex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98AF1C" id="_x0000_t202" coordsize="21600,21600" o:spt="202" path="m,l,21600r21600,l21600,xe">
                      <v:stroke joinstyle="miter"/>
                      <v:path gradientshapeok="t" o:connecttype="rect"/>
                    </v:shapetype>
                    <v:shape id="Text Box 2" o:spid="_x0000_s1026" type="#_x0000_t202" style="position:absolute;left:0;text-align:left;margin-left:-218.15pt;margin-top:-71.75pt;width:393pt;height:77.25pt;rotation:641595fd;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" filled="f" stroked="f">
                      <v:textbox>
                        <w:txbxContent>
                          <w:p w14:paraId="5347F0FB" w14:textId="77777777" w:rsidR="00E8128F" w:rsidRPr="00153AD6" w:rsidRDefault="00E8128F" w:rsidP="005D701A">
                            <w:pPr>
                              <w:rPr>
                                <w:b/>
                                <w:bCs/>
                                <w:color w:val="FF0000"/>
                                <w:sz w:val="96"/>
                                <w:szCs w:val="96"/>
                              </w:rPr>
                            </w:pPr>
                            <w:r w:rsidRPr="00153AD6">
                              <w:rPr>
                                <w:b/>
                                <w:bCs/>
                                <w:color w:val="FF0000"/>
                                <w:sz w:val="96"/>
                                <w:szCs w:val="96"/>
                              </w:rPr>
                              <w:t>Re-create in Tex</w:t>
                            </w:r>
                          </w:p>
                        </w:txbxContent>
                      </v:textbox>
                      <w10:wrap anchorx="margin"/>
                    </v:shape>
                  </w:pict>
                </mc:Fallback>
              </mc:AlternateContent>
            </w:r>
            <w:r w:rsidRPr="00583333">
              <w:rPr>
                <w:rFonts w:ascii="Times New Roman" w:eastAsia="Times New Roman" w:hAnsi="Times New Roman" w:cs="Times New Roman"/>
                <w:lang w:eastAsia="en-GB"/>
              </w:rPr>
              <w:t>0.812</w:t>
            </w:r>
          </w:p>
        </w:tc>
        <w:tc>
          <w:tcPr>
            <w:tcW w:w="1180" w:type="dxa"/>
            <w:tcBorders>
              <w:top w:val="nil"/>
              <w:left w:val="nil"/>
              <w:bottom w:val="nil"/>
              <w:right w:val="nil"/>
            </w:tcBorders>
            <w:shd w:val="clear" w:color="000000" w:fill="FFFFFF"/>
            <w:noWrap/>
            <w:vAlign w:val="bottom"/>
            <w:hideMark/>
          </w:tcPr>
          <w:p w14:paraId="5C7A7924"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0.56</w:t>
            </w:r>
          </w:p>
        </w:tc>
        <w:tc>
          <w:tcPr>
            <w:tcW w:w="821" w:type="dxa"/>
            <w:tcBorders>
              <w:top w:val="nil"/>
              <w:left w:val="nil"/>
              <w:bottom w:val="nil"/>
              <w:right w:val="nil"/>
            </w:tcBorders>
            <w:shd w:val="clear" w:color="000000" w:fill="FFFFFF"/>
            <w:noWrap/>
            <w:vAlign w:val="bottom"/>
            <w:hideMark/>
          </w:tcPr>
          <w:p w14:paraId="618639AF"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26.22</w:t>
            </w:r>
          </w:p>
        </w:tc>
        <w:tc>
          <w:tcPr>
            <w:tcW w:w="920" w:type="dxa"/>
            <w:tcBorders>
              <w:top w:val="nil"/>
              <w:left w:val="nil"/>
              <w:bottom w:val="nil"/>
              <w:right w:val="single" w:sz="4" w:space="0" w:color="auto"/>
            </w:tcBorders>
            <w:shd w:val="clear" w:color="000000" w:fill="FFFFFF"/>
            <w:noWrap/>
            <w:vAlign w:val="bottom"/>
            <w:hideMark/>
          </w:tcPr>
          <w:p w14:paraId="755FE615"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9.32</w:t>
            </w:r>
          </w:p>
        </w:tc>
      </w:tr>
      <w:tr w:rsidR="005D701A" w:rsidRPr="00583333" w14:paraId="088D0FC3"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6300F6F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370EC5C8"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4CC66D03"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100</w:t>
            </w:r>
          </w:p>
        </w:tc>
        <w:tc>
          <w:tcPr>
            <w:tcW w:w="974" w:type="dxa"/>
            <w:tcBorders>
              <w:top w:val="nil"/>
              <w:left w:val="nil"/>
              <w:bottom w:val="nil"/>
              <w:right w:val="nil"/>
            </w:tcBorders>
            <w:shd w:val="clear" w:color="000000" w:fill="FFFFFF"/>
            <w:noWrap/>
            <w:vAlign w:val="bottom"/>
            <w:hideMark/>
          </w:tcPr>
          <w:p w14:paraId="7350E062"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1350</w:t>
            </w:r>
          </w:p>
        </w:tc>
        <w:tc>
          <w:tcPr>
            <w:tcW w:w="1194" w:type="dxa"/>
            <w:tcBorders>
              <w:top w:val="nil"/>
              <w:left w:val="nil"/>
              <w:bottom w:val="nil"/>
              <w:right w:val="nil"/>
            </w:tcBorders>
            <w:shd w:val="clear" w:color="000000" w:fill="FFFFFF"/>
            <w:noWrap/>
            <w:vAlign w:val="bottom"/>
            <w:hideMark/>
          </w:tcPr>
          <w:p w14:paraId="00BCF6B5"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0.0%</w:t>
            </w:r>
          </w:p>
        </w:tc>
        <w:tc>
          <w:tcPr>
            <w:tcW w:w="1040" w:type="dxa"/>
            <w:tcBorders>
              <w:top w:val="nil"/>
              <w:left w:val="nil"/>
              <w:bottom w:val="nil"/>
              <w:right w:val="nil"/>
            </w:tcBorders>
            <w:shd w:val="clear" w:color="000000" w:fill="FFFFFF"/>
            <w:noWrap/>
            <w:vAlign w:val="bottom"/>
            <w:hideMark/>
          </w:tcPr>
          <w:p w14:paraId="6C512ED4"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0.908</w:t>
            </w:r>
          </w:p>
        </w:tc>
        <w:tc>
          <w:tcPr>
            <w:tcW w:w="1180" w:type="dxa"/>
            <w:tcBorders>
              <w:top w:val="nil"/>
              <w:left w:val="nil"/>
              <w:bottom w:val="nil"/>
              <w:right w:val="nil"/>
            </w:tcBorders>
            <w:shd w:val="clear" w:color="000000" w:fill="FFFFFF"/>
            <w:noWrap/>
            <w:vAlign w:val="bottom"/>
            <w:hideMark/>
          </w:tcPr>
          <w:p w14:paraId="017E7A4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0.62</w:t>
            </w:r>
          </w:p>
        </w:tc>
        <w:tc>
          <w:tcPr>
            <w:tcW w:w="821" w:type="dxa"/>
            <w:tcBorders>
              <w:top w:val="nil"/>
              <w:left w:val="nil"/>
              <w:bottom w:val="nil"/>
              <w:right w:val="nil"/>
            </w:tcBorders>
            <w:shd w:val="clear" w:color="000000" w:fill="FFFFFF"/>
            <w:noWrap/>
            <w:vAlign w:val="bottom"/>
            <w:hideMark/>
          </w:tcPr>
          <w:p w14:paraId="6C24923C"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43.03</w:t>
            </w:r>
          </w:p>
        </w:tc>
        <w:tc>
          <w:tcPr>
            <w:tcW w:w="920" w:type="dxa"/>
            <w:tcBorders>
              <w:top w:val="nil"/>
              <w:left w:val="nil"/>
              <w:bottom w:val="nil"/>
              <w:right w:val="single" w:sz="4" w:space="0" w:color="auto"/>
            </w:tcBorders>
            <w:shd w:val="clear" w:color="000000" w:fill="FFFFFF"/>
            <w:noWrap/>
            <w:vAlign w:val="bottom"/>
            <w:hideMark/>
          </w:tcPr>
          <w:p w14:paraId="520AEF59"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19.58</w:t>
            </w:r>
          </w:p>
        </w:tc>
      </w:tr>
      <w:tr w:rsidR="005D701A" w:rsidRPr="00583333" w14:paraId="3B36CB04" w14:textId="77777777" w:rsidTr="00325370">
        <w:trPr>
          <w:trHeight w:val="300"/>
        </w:trPr>
        <w:tc>
          <w:tcPr>
            <w:tcW w:w="960" w:type="dxa"/>
            <w:tcBorders>
              <w:top w:val="nil"/>
              <w:left w:val="single" w:sz="4" w:space="0" w:color="auto"/>
              <w:bottom w:val="nil"/>
              <w:right w:val="nil"/>
            </w:tcBorders>
            <w:shd w:val="clear" w:color="000000" w:fill="FFFFFF"/>
            <w:noWrap/>
            <w:vAlign w:val="bottom"/>
            <w:hideMark/>
          </w:tcPr>
          <w:p w14:paraId="26A26AEE"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1</w:t>
            </w:r>
          </w:p>
        </w:tc>
        <w:tc>
          <w:tcPr>
            <w:tcW w:w="1140" w:type="dxa"/>
            <w:tcBorders>
              <w:top w:val="nil"/>
              <w:left w:val="nil"/>
              <w:bottom w:val="nil"/>
              <w:right w:val="nil"/>
            </w:tcBorders>
            <w:shd w:val="clear" w:color="000000" w:fill="FFFFFF"/>
            <w:noWrap/>
            <w:vAlign w:val="bottom"/>
            <w:hideMark/>
          </w:tcPr>
          <w:p w14:paraId="3FED040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5</w:t>
            </w:r>
          </w:p>
        </w:tc>
        <w:tc>
          <w:tcPr>
            <w:tcW w:w="740" w:type="dxa"/>
            <w:tcBorders>
              <w:top w:val="nil"/>
              <w:left w:val="nil"/>
              <w:bottom w:val="nil"/>
              <w:right w:val="nil"/>
            </w:tcBorders>
            <w:shd w:val="clear" w:color="000000" w:fill="FFFFFF"/>
            <w:noWrap/>
            <w:vAlign w:val="bottom"/>
            <w:hideMark/>
          </w:tcPr>
          <w:p w14:paraId="02C14D87"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20</w:t>
            </w:r>
          </w:p>
        </w:tc>
        <w:tc>
          <w:tcPr>
            <w:tcW w:w="974" w:type="dxa"/>
            <w:tcBorders>
              <w:top w:val="nil"/>
              <w:left w:val="nil"/>
              <w:bottom w:val="nil"/>
              <w:right w:val="nil"/>
            </w:tcBorders>
            <w:shd w:val="clear" w:color="000000" w:fill="FFFFFF"/>
            <w:noWrap/>
            <w:vAlign w:val="bottom"/>
            <w:hideMark/>
          </w:tcPr>
          <w:p w14:paraId="4CC7EF9C"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2020</w:t>
            </w:r>
          </w:p>
        </w:tc>
        <w:tc>
          <w:tcPr>
            <w:tcW w:w="1194" w:type="dxa"/>
            <w:tcBorders>
              <w:top w:val="nil"/>
              <w:left w:val="nil"/>
              <w:bottom w:val="nil"/>
              <w:right w:val="nil"/>
            </w:tcBorders>
            <w:shd w:val="clear" w:color="000000" w:fill="FFFFFF"/>
            <w:noWrap/>
            <w:vAlign w:val="bottom"/>
            <w:hideMark/>
          </w:tcPr>
          <w:p w14:paraId="2D401D06"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49.6%</w:t>
            </w:r>
          </w:p>
        </w:tc>
        <w:tc>
          <w:tcPr>
            <w:tcW w:w="1040" w:type="dxa"/>
            <w:tcBorders>
              <w:top w:val="nil"/>
              <w:left w:val="nil"/>
              <w:bottom w:val="nil"/>
              <w:right w:val="nil"/>
            </w:tcBorders>
            <w:shd w:val="clear" w:color="000000" w:fill="FFFFFF"/>
            <w:noWrap/>
            <w:vAlign w:val="bottom"/>
            <w:hideMark/>
          </w:tcPr>
          <w:p w14:paraId="0FA6487F"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0.908</w:t>
            </w:r>
          </w:p>
        </w:tc>
        <w:tc>
          <w:tcPr>
            <w:tcW w:w="1180" w:type="dxa"/>
            <w:tcBorders>
              <w:top w:val="nil"/>
              <w:left w:val="nil"/>
              <w:bottom w:val="nil"/>
              <w:right w:val="nil"/>
            </w:tcBorders>
            <w:shd w:val="clear" w:color="000000" w:fill="FFFFFF"/>
            <w:noWrap/>
            <w:vAlign w:val="bottom"/>
            <w:hideMark/>
          </w:tcPr>
          <w:p w14:paraId="7937F764"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0.57</w:t>
            </w:r>
          </w:p>
        </w:tc>
        <w:tc>
          <w:tcPr>
            <w:tcW w:w="821" w:type="dxa"/>
            <w:tcBorders>
              <w:top w:val="nil"/>
              <w:left w:val="nil"/>
              <w:bottom w:val="nil"/>
              <w:right w:val="nil"/>
            </w:tcBorders>
            <w:shd w:val="clear" w:color="000000" w:fill="FFFFFF"/>
            <w:noWrap/>
            <w:vAlign w:val="bottom"/>
            <w:hideMark/>
          </w:tcPr>
          <w:p w14:paraId="731AAD90"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44.02</w:t>
            </w:r>
          </w:p>
        </w:tc>
        <w:tc>
          <w:tcPr>
            <w:tcW w:w="920" w:type="dxa"/>
            <w:tcBorders>
              <w:top w:val="nil"/>
              <w:left w:val="nil"/>
              <w:bottom w:val="nil"/>
              <w:right w:val="single" w:sz="4" w:space="0" w:color="auto"/>
            </w:tcBorders>
            <w:shd w:val="clear" w:color="000000" w:fill="FFFFFF"/>
            <w:noWrap/>
            <w:vAlign w:val="bottom"/>
            <w:hideMark/>
          </w:tcPr>
          <w:p w14:paraId="61815F6D" w14:textId="77777777" w:rsidR="005D701A" w:rsidRPr="00583333" w:rsidRDefault="005D701A" w:rsidP="00325370">
            <w:pPr>
              <w:spacing w:after="0" w:line="360" w:lineRule="auto"/>
              <w:jc w:val="center"/>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21.15</w:t>
            </w:r>
          </w:p>
        </w:tc>
      </w:tr>
      <w:tr w:rsidR="005D701A" w:rsidRPr="00583333" w14:paraId="0BEBA800" w14:textId="77777777" w:rsidTr="00325370">
        <w:trPr>
          <w:trHeight w:val="300"/>
        </w:trPr>
        <w:tc>
          <w:tcPr>
            <w:tcW w:w="5008" w:type="dxa"/>
            <w:gridSpan w:val="5"/>
            <w:tcBorders>
              <w:top w:val="single" w:sz="4" w:space="0" w:color="auto"/>
              <w:left w:val="single" w:sz="4" w:space="0" w:color="auto"/>
              <w:bottom w:val="single" w:sz="4" w:space="0" w:color="auto"/>
              <w:right w:val="nil"/>
            </w:tcBorders>
            <w:shd w:val="clear" w:color="000000" w:fill="FFFFFF"/>
            <w:noWrap/>
            <w:vAlign w:val="bottom"/>
            <w:hideMark/>
          </w:tcPr>
          <w:p w14:paraId="401719F1" w14:textId="77777777" w:rsidR="005D701A" w:rsidRPr="00583333" w:rsidRDefault="005D701A" w:rsidP="00325370">
            <w:pPr>
              <w:spacing w:after="0" w:line="360" w:lineRule="auto"/>
              <w:rPr>
                <w:rFonts w:ascii="Times New Roman" w:eastAsia="Times New Roman" w:hAnsi="Times New Roman" w:cs="Times New Roman"/>
                <w:sz w:val="20"/>
                <w:szCs w:val="20"/>
                <w:lang w:eastAsia="en-GB"/>
              </w:rPr>
            </w:pPr>
            <w:r w:rsidRPr="00583333">
              <w:rPr>
                <w:rFonts w:ascii="Times New Roman" w:eastAsia="Times New Roman" w:hAnsi="Times New Roman" w:cs="Times New Roman"/>
                <w:sz w:val="20"/>
                <w:szCs w:val="20"/>
                <w:lang w:eastAsia="en-GB"/>
              </w:rPr>
              <w:t>*: Relative to the fastest, **: Mean of converged path</w:t>
            </w:r>
          </w:p>
        </w:tc>
        <w:tc>
          <w:tcPr>
            <w:tcW w:w="1040" w:type="dxa"/>
            <w:tcBorders>
              <w:top w:val="single" w:sz="4" w:space="0" w:color="auto"/>
              <w:left w:val="nil"/>
              <w:bottom w:val="single" w:sz="4" w:space="0" w:color="auto"/>
              <w:right w:val="nil"/>
            </w:tcBorders>
            <w:shd w:val="clear" w:color="000000" w:fill="FFFFFF"/>
            <w:noWrap/>
            <w:vAlign w:val="bottom"/>
            <w:hideMark/>
          </w:tcPr>
          <w:p w14:paraId="514B02F3" w14:textId="77777777" w:rsidR="005D701A" w:rsidRPr="00583333" w:rsidRDefault="005D701A" w:rsidP="00325370">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1180" w:type="dxa"/>
            <w:tcBorders>
              <w:top w:val="single" w:sz="4" w:space="0" w:color="auto"/>
              <w:left w:val="nil"/>
              <w:bottom w:val="single" w:sz="4" w:space="0" w:color="auto"/>
              <w:right w:val="nil"/>
            </w:tcBorders>
            <w:shd w:val="clear" w:color="000000" w:fill="FFFFFF"/>
            <w:noWrap/>
            <w:vAlign w:val="bottom"/>
            <w:hideMark/>
          </w:tcPr>
          <w:p w14:paraId="45BCFA4C" w14:textId="77777777" w:rsidR="005D701A" w:rsidRPr="00583333" w:rsidRDefault="005D701A" w:rsidP="00325370">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821" w:type="dxa"/>
            <w:tcBorders>
              <w:top w:val="single" w:sz="4" w:space="0" w:color="auto"/>
              <w:left w:val="nil"/>
              <w:bottom w:val="single" w:sz="4" w:space="0" w:color="auto"/>
              <w:right w:val="nil"/>
            </w:tcBorders>
            <w:shd w:val="clear" w:color="000000" w:fill="FFFFFF"/>
            <w:noWrap/>
            <w:vAlign w:val="bottom"/>
            <w:hideMark/>
          </w:tcPr>
          <w:p w14:paraId="7DDAFD2A" w14:textId="77777777" w:rsidR="005D701A" w:rsidRPr="00583333" w:rsidRDefault="005D701A" w:rsidP="00325370">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c>
          <w:tcPr>
            <w:tcW w:w="920" w:type="dxa"/>
            <w:tcBorders>
              <w:top w:val="single" w:sz="4" w:space="0" w:color="auto"/>
              <w:left w:val="nil"/>
              <w:bottom w:val="single" w:sz="4" w:space="0" w:color="auto"/>
              <w:right w:val="single" w:sz="4" w:space="0" w:color="auto"/>
            </w:tcBorders>
            <w:shd w:val="clear" w:color="000000" w:fill="FFFFFF"/>
            <w:noWrap/>
            <w:vAlign w:val="bottom"/>
            <w:hideMark/>
          </w:tcPr>
          <w:p w14:paraId="552F2001" w14:textId="77777777" w:rsidR="005D701A" w:rsidRPr="00583333" w:rsidRDefault="005D701A" w:rsidP="00325370">
            <w:pPr>
              <w:spacing w:after="0" w:line="360" w:lineRule="auto"/>
              <w:rPr>
                <w:rFonts w:ascii="Times New Roman" w:eastAsia="Times New Roman" w:hAnsi="Times New Roman" w:cs="Times New Roman"/>
                <w:lang w:eastAsia="en-GB"/>
              </w:rPr>
            </w:pPr>
            <w:r w:rsidRPr="00583333">
              <w:rPr>
                <w:rFonts w:ascii="Times New Roman" w:eastAsia="Times New Roman" w:hAnsi="Times New Roman" w:cs="Times New Roman"/>
                <w:lang w:eastAsia="en-GB"/>
              </w:rPr>
              <w:t> </w:t>
            </w:r>
          </w:p>
        </w:tc>
      </w:tr>
    </w:tbl>
    <w:p w14:paraId="769C0FB9" w14:textId="77777777" w:rsidR="00126EC9" w:rsidRPr="00583333" w:rsidRDefault="00126EC9" w:rsidP="002857BF">
      <w:pPr>
        <w:spacing w:line="360" w:lineRule="auto"/>
        <w:rPr>
          <w:rFonts w:ascii="Times New Roman" w:hAnsi="Times New Roman" w:cs="Times New Roman"/>
          <w:sz w:val="24"/>
          <w:szCs w:val="24"/>
        </w:rPr>
      </w:pPr>
    </w:p>
    <w:p w14:paraId="361AFEA0" w14:textId="04F46965" w:rsidR="00FE219B" w:rsidRPr="00583333" w:rsidRDefault="00FE219B" w:rsidP="00F631DA">
      <w:pPr>
        <w:pStyle w:val="Heading1"/>
        <w:numPr>
          <w:ilvl w:val="0"/>
          <w:numId w:val="6"/>
        </w:numPr>
        <w:rPr>
          <w:rFonts w:ascii="Times New Roman" w:hAnsi="Times New Roman" w:cs="Times New Roman"/>
          <w:color w:val="auto"/>
        </w:rPr>
      </w:pPr>
      <w:bookmarkStart w:id="74" w:name="_Toc15890614"/>
      <w:r w:rsidRPr="00583333">
        <w:rPr>
          <w:rFonts w:ascii="Times New Roman" w:hAnsi="Times New Roman" w:cs="Times New Roman"/>
          <w:color w:val="auto"/>
        </w:rPr>
        <w:t>References</w:t>
      </w:r>
      <w:bookmarkEnd w:id="74"/>
    </w:p>
    <w:p w14:paraId="2F7C08A8" w14:textId="77777777" w:rsidR="00F631DA" w:rsidRPr="00583333" w:rsidRDefault="00F631DA" w:rsidP="00F631DA"/>
    <w:p w14:paraId="44A7214F" w14:textId="77777777" w:rsidR="009B3B6F" w:rsidRPr="000B158F" w:rsidRDefault="009B3B6F" w:rsidP="002857BF">
      <w:pPr>
        <w:spacing w:line="360" w:lineRule="auto"/>
        <w:rPr>
          <w:rFonts w:ascii="Times New Roman" w:hAnsi="Times New Roman" w:cs="Times New Roman"/>
          <w:bCs/>
          <w:sz w:val="24"/>
          <w:szCs w:val="24"/>
        </w:rPr>
      </w:pPr>
      <w:r w:rsidRPr="000B158F">
        <w:rPr>
          <w:rFonts w:ascii="Times New Roman" w:hAnsi="Times New Roman" w:cs="Times New Roman"/>
          <w:bCs/>
          <w:sz w:val="24"/>
          <w:szCs w:val="24"/>
        </w:rPr>
        <w:t>Juliani, A. et al. (2018a). Unity: A General Platform for Intelligent Agents.</w:t>
      </w:r>
    </w:p>
    <w:p w14:paraId="5AB59DBA" w14:textId="1295386B" w:rsidR="00FE219B" w:rsidRDefault="00FE219B"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Juliani et al. (2018</w:t>
      </w:r>
      <w:r w:rsidR="009B3B6F" w:rsidRPr="000B158F">
        <w:rPr>
          <w:rFonts w:ascii="Times New Roman" w:hAnsi="Times New Roman" w:cs="Times New Roman"/>
          <w:sz w:val="24"/>
          <w:szCs w:val="24"/>
        </w:rPr>
        <w:t>b</w:t>
      </w:r>
      <w:r w:rsidRPr="000B158F">
        <w:rPr>
          <w:rFonts w:ascii="Times New Roman" w:hAnsi="Times New Roman" w:cs="Times New Roman"/>
          <w:sz w:val="24"/>
          <w:szCs w:val="24"/>
        </w:rPr>
        <w:t>)</w:t>
      </w:r>
      <w:r w:rsidR="00E43C29">
        <w:rPr>
          <w:rFonts w:ascii="Times New Roman" w:hAnsi="Times New Roman" w:cs="Times New Roman"/>
          <w:sz w:val="24"/>
          <w:szCs w:val="24"/>
        </w:rPr>
        <w:t>.</w:t>
      </w:r>
      <w:r w:rsidRPr="000B158F">
        <w:rPr>
          <w:rFonts w:ascii="Times New Roman" w:hAnsi="Times New Roman" w:cs="Times New Roman"/>
          <w:sz w:val="24"/>
          <w:szCs w:val="24"/>
        </w:rPr>
        <w:t xml:space="preserve"> </w:t>
      </w:r>
      <w:r w:rsidRPr="000B158F">
        <w:rPr>
          <w:rFonts w:ascii="Times New Roman" w:hAnsi="Times New Roman" w:cs="Times New Roman"/>
          <w:i/>
          <w:iCs/>
          <w:sz w:val="24"/>
          <w:szCs w:val="24"/>
        </w:rPr>
        <w:t>Using TensorBoard to Observe Training</w:t>
      </w:r>
      <w:r w:rsidRPr="000B158F">
        <w:rPr>
          <w:rFonts w:ascii="Times New Roman" w:hAnsi="Times New Roman" w:cs="Times New Roman"/>
          <w:sz w:val="24"/>
          <w:szCs w:val="24"/>
        </w:rPr>
        <w:t xml:space="preserve">. Online resource, url: </w:t>
      </w:r>
      <w:hyperlink r:id="rId30" w:history="1">
        <w:r w:rsidRPr="000B158F">
          <w:rPr>
            <w:rStyle w:val="Hyperlink"/>
            <w:rFonts w:ascii="Times New Roman" w:hAnsi="Times New Roman" w:cs="Times New Roman"/>
            <w:sz w:val="24"/>
            <w:szCs w:val="24"/>
          </w:rPr>
          <w:t>https://github.com/Unity-Technologies/ml-agents/blob/master/docs/Using-Tensorboard.md</w:t>
        </w:r>
      </w:hyperlink>
      <w:r w:rsidRPr="000B158F">
        <w:rPr>
          <w:rFonts w:ascii="Times New Roman" w:hAnsi="Times New Roman" w:cs="Times New Roman"/>
          <w:sz w:val="24"/>
          <w:szCs w:val="24"/>
        </w:rPr>
        <w:t xml:space="preserve">. Visited: 14/06/2019. </w:t>
      </w:r>
    </w:p>
    <w:p w14:paraId="68AFC6D6" w14:textId="6A1FD36B" w:rsidR="00E43C29" w:rsidRDefault="00E43C29" w:rsidP="002857BF">
      <w:pPr>
        <w:spacing w:line="360" w:lineRule="auto"/>
      </w:pPr>
      <w:r>
        <w:rPr>
          <w:rFonts w:ascii="Times New Roman" w:hAnsi="Times New Roman" w:cs="Times New Roman"/>
          <w:sz w:val="24"/>
          <w:szCs w:val="24"/>
        </w:rPr>
        <w:t>Juliani et al. (2019).</w:t>
      </w:r>
      <w:r w:rsidR="00B860CB" w:rsidRPr="00B860CB">
        <w:rPr>
          <w:rFonts w:ascii="Times New Roman" w:hAnsi="Times New Roman" w:cs="Times New Roman"/>
          <w:sz w:val="24"/>
          <w:szCs w:val="24"/>
        </w:rPr>
        <w:t xml:space="preserve"> </w:t>
      </w:r>
      <w:r w:rsidR="00B860CB">
        <w:rPr>
          <w:rFonts w:ascii="Times New Roman" w:hAnsi="Times New Roman" w:cs="Times New Roman"/>
          <w:sz w:val="24"/>
          <w:szCs w:val="24"/>
        </w:rPr>
        <w:t xml:space="preserve">Training ML-Agents. Online resource, URL: </w:t>
      </w:r>
      <w:hyperlink r:id="rId31" w:history="1">
        <w:r w:rsidR="00B860CB">
          <w:rPr>
            <w:rStyle w:val="Hyperlink"/>
          </w:rPr>
          <w:t>https://github.com/Unity-Technologies/ml-agents/blob/master/docs/Training-ML-Agents.md</w:t>
        </w:r>
      </w:hyperlink>
      <w:r w:rsidR="00B860CB">
        <w:t>.</w:t>
      </w:r>
    </w:p>
    <w:p w14:paraId="61FEA296" w14:textId="20FEE53F" w:rsidR="001C78F0" w:rsidRPr="001C78F0" w:rsidRDefault="001C78F0" w:rsidP="002857BF">
      <w:pPr>
        <w:spacing w:line="360" w:lineRule="auto"/>
        <w:rPr>
          <w:rFonts w:ascii="Times New Roman" w:hAnsi="Times New Roman" w:cs="Times New Roman"/>
          <w:sz w:val="28"/>
          <w:szCs w:val="28"/>
        </w:rPr>
      </w:pPr>
      <w:r w:rsidRPr="001C78F0">
        <w:rPr>
          <w:rFonts w:ascii="Times New Roman" w:hAnsi="Times New Roman" w:cs="Times New Roman"/>
          <w:sz w:val="24"/>
          <w:szCs w:val="24"/>
        </w:rPr>
        <w:t xml:space="preserve">Teng et al (2019). Faster training on real games. Online resource, URL: </w:t>
      </w:r>
      <w:hyperlink r:id="rId32" w:history="1">
        <w:r w:rsidRPr="001C78F0">
          <w:rPr>
            <w:rStyle w:val="Hyperlink"/>
            <w:rFonts w:ascii="Times New Roman" w:hAnsi="Times New Roman" w:cs="Times New Roman"/>
            <w:sz w:val="24"/>
            <w:szCs w:val="24"/>
          </w:rPr>
          <w:t>https://blogs.unity3d.com/2019/04/15/unity-ml-agents-toolkit-v0-8-faster-training-on-real-games/</w:t>
        </w:r>
      </w:hyperlink>
      <w:r w:rsidRPr="001C78F0">
        <w:rPr>
          <w:rFonts w:ascii="Times New Roman" w:hAnsi="Times New Roman" w:cs="Times New Roman"/>
          <w:sz w:val="24"/>
          <w:szCs w:val="24"/>
        </w:rPr>
        <w:t>,</w:t>
      </w:r>
    </w:p>
    <w:p w14:paraId="0470D419" w14:textId="0F41F051" w:rsidR="00B7251F" w:rsidRPr="000B158F" w:rsidRDefault="005B7C91"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lastRenderedPageBreak/>
        <w:t xml:space="preserve">Irpan, Alex. (2018). Deep Reinforcement Learning Doesn’t Work Yet. Online resource, URL: </w:t>
      </w:r>
      <w:hyperlink r:id="rId33" w:history="1">
        <w:r w:rsidRPr="000B158F">
          <w:rPr>
            <w:rStyle w:val="Hyperlink"/>
            <w:rFonts w:ascii="Times New Roman" w:hAnsi="Times New Roman" w:cs="Times New Roman"/>
            <w:sz w:val="24"/>
            <w:szCs w:val="24"/>
          </w:rPr>
          <w:t>https://www.alexirpan.com/2018/02/14/rl-hard.html</w:t>
        </w:r>
      </w:hyperlink>
      <w:r w:rsidRPr="000B158F">
        <w:rPr>
          <w:rFonts w:ascii="Times New Roman" w:hAnsi="Times New Roman" w:cs="Times New Roman"/>
          <w:sz w:val="24"/>
          <w:szCs w:val="24"/>
        </w:rPr>
        <w:t>. Visited: 23/07/2019.</w:t>
      </w:r>
    </w:p>
    <w:p w14:paraId="6FAD1F07" w14:textId="50F20CAC" w:rsidR="003D3A2A" w:rsidRPr="000B158F" w:rsidRDefault="009170FF"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Merrit, Tom. (2019). Top 5 Delivery Robots. TechRepublic, URL: </w:t>
      </w:r>
      <w:hyperlink r:id="rId34" w:history="1">
        <w:r w:rsidRPr="000B158F">
          <w:rPr>
            <w:rStyle w:val="Hyperlink"/>
            <w:rFonts w:ascii="Times New Roman" w:hAnsi="Times New Roman" w:cs="Times New Roman"/>
            <w:sz w:val="24"/>
            <w:szCs w:val="24"/>
          </w:rPr>
          <w:t>https://www.techrepublic.com/article/top-5-delivery-robots/</w:t>
        </w:r>
      </w:hyperlink>
      <w:r w:rsidRPr="000B158F">
        <w:rPr>
          <w:rFonts w:ascii="Times New Roman" w:hAnsi="Times New Roman" w:cs="Times New Roman"/>
          <w:sz w:val="24"/>
          <w:szCs w:val="24"/>
        </w:rPr>
        <w:t>.</w:t>
      </w:r>
    </w:p>
    <w:p w14:paraId="32816A58" w14:textId="4A24C408" w:rsidR="00D337A7" w:rsidRPr="000B158F" w:rsidRDefault="00D337A7"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Nichols, Greg. (2019). Delivery Wars: Amazon’s new delivery robot vs. Starship’s college munchie robot. ZDNet, URL: </w:t>
      </w:r>
      <w:hyperlink r:id="rId35" w:history="1">
        <w:r w:rsidRPr="000B158F">
          <w:rPr>
            <w:rStyle w:val="Hyperlink"/>
            <w:rFonts w:ascii="Times New Roman" w:hAnsi="Times New Roman" w:cs="Times New Roman"/>
            <w:sz w:val="24"/>
            <w:szCs w:val="24"/>
          </w:rPr>
          <w:t>https://www.zdnet.com/article/amazons-new-delivery-robot-vs-starships-college-munchie-robot/</w:t>
        </w:r>
      </w:hyperlink>
      <w:r w:rsidRPr="000B158F">
        <w:rPr>
          <w:rFonts w:ascii="Times New Roman" w:hAnsi="Times New Roman" w:cs="Times New Roman"/>
          <w:sz w:val="24"/>
          <w:szCs w:val="24"/>
        </w:rPr>
        <w:t>.</w:t>
      </w:r>
    </w:p>
    <w:p w14:paraId="70DCFF51" w14:textId="0CAC8A96" w:rsidR="00D337A7"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FedEx. (2019). Delivering the Future: FedEx Unveils Autonomous Delivery Robot. FedEx newsroom, URL: </w:t>
      </w:r>
      <w:hyperlink r:id="rId36" w:history="1">
        <w:r w:rsidRPr="000B158F">
          <w:rPr>
            <w:rStyle w:val="Hyperlink"/>
            <w:rFonts w:ascii="Times New Roman" w:hAnsi="Times New Roman" w:cs="Times New Roman"/>
            <w:sz w:val="24"/>
            <w:szCs w:val="24"/>
          </w:rPr>
          <w:t>https://about.van.fedex.com/newsroom/thefuturefedex/</w:t>
        </w:r>
      </w:hyperlink>
      <w:r w:rsidRPr="000B158F">
        <w:rPr>
          <w:rFonts w:ascii="Times New Roman" w:hAnsi="Times New Roman" w:cs="Times New Roman"/>
          <w:sz w:val="24"/>
          <w:szCs w:val="24"/>
        </w:rPr>
        <w:t>.</w:t>
      </w:r>
    </w:p>
    <w:p w14:paraId="75EEC5B6" w14:textId="3B2FFEC0" w:rsidR="008168FA"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Starship. (2019). The Self-Driving Delivery Robot. Starship/About, URL: </w:t>
      </w:r>
      <w:hyperlink r:id="rId37" w:history="1">
        <w:r w:rsidRPr="000B158F">
          <w:rPr>
            <w:rStyle w:val="Hyperlink"/>
            <w:rFonts w:ascii="Times New Roman" w:hAnsi="Times New Roman" w:cs="Times New Roman"/>
            <w:sz w:val="24"/>
            <w:szCs w:val="24"/>
          </w:rPr>
          <w:t>https://www.starship.xyz/business/</w:t>
        </w:r>
      </w:hyperlink>
      <w:r w:rsidRPr="000B158F">
        <w:rPr>
          <w:rFonts w:ascii="Times New Roman" w:hAnsi="Times New Roman" w:cs="Times New Roman"/>
          <w:sz w:val="24"/>
          <w:szCs w:val="24"/>
        </w:rPr>
        <w:t>.</w:t>
      </w:r>
    </w:p>
    <w:p w14:paraId="46C1B024" w14:textId="75120B87" w:rsidR="008168FA" w:rsidRPr="000B158F" w:rsidRDefault="008168FA" w:rsidP="002857BF">
      <w:pPr>
        <w:spacing w:line="360" w:lineRule="auto"/>
        <w:rPr>
          <w:rFonts w:ascii="Times New Roman" w:hAnsi="Times New Roman" w:cs="Times New Roman"/>
          <w:sz w:val="24"/>
          <w:szCs w:val="24"/>
        </w:rPr>
      </w:pPr>
      <w:r w:rsidRPr="000B158F">
        <w:rPr>
          <w:rFonts w:ascii="Times New Roman" w:hAnsi="Times New Roman" w:cs="Times New Roman"/>
          <w:sz w:val="24"/>
          <w:szCs w:val="24"/>
        </w:rPr>
        <w:t xml:space="preserve">Scott, Sean. (2019). Meet Scout. The Amazon blog; </w:t>
      </w:r>
      <w:proofErr w:type="spellStart"/>
      <w:r w:rsidRPr="000B158F">
        <w:rPr>
          <w:rFonts w:ascii="Times New Roman" w:hAnsi="Times New Roman" w:cs="Times New Roman"/>
          <w:sz w:val="24"/>
          <w:szCs w:val="24"/>
        </w:rPr>
        <w:t>dayone</w:t>
      </w:r>
      <w:proofErr w:type="spellEnd"/>
      <w:r w:rsidRPr="000B158F">
        <w:rPr>
          <w:rFonts w:ascii="Times New Roman" w:hAnsi="Times New Roman" w:cs="Times New Roman"/>
          <w:sz w:val="24"/>
          <w:szCs w:val="24"/>
        </w:rPr>
        <w:t xml:space="preserve">, URL: </w:t>
      </w:r>
      <w:hyperlink r:id="rId38" w:history="1">
        <w:r w:rsidRPr="000B158F">
          <w:rPr>
            <w:rStyle w:val="Hyperlink"/>
            <w:rFonts w:ascii="Times New Roman" w:hAnsi="Times New Roman" w:cs="Times New Roman"/>
            <w:sz w:val="24"/>
            <w:szCs w:val="24"/>
          </w:rPr>
          <w:t>https://www.starship.xyz/business/</w:t>
        </w:r>
      </w:hyperlink>
      <w:r w:rsidRPr="000B158F">
        <w:rPr>
          <w:rFonts w:ascii="Times New Roman" w:hAnsi="Times New Roman" w:cs="Times New Roman"/>
          <w:sz w:val="24"/>
          <w:szCs w:val="24"/>
        </w:rPr>
        <w:t>.</w:t>
      </w:r>
    </w:p>
    <w:p w14:paraId="5051268A" w14:textId="77777777" w:rsidR="00F16D66" w:rsidRPr="000B158F" w:rsidRDefault="00F16D66" w:rsidP="002857BF">
      <w:pPr>
        <w:spacing w:line="360" w:lineRule="auto"/>
        <w:rPr>
          <w:rFonts w:ascii="Times New Roman" w:hAnsi="Times New Roman" w:cs="Times New Roman"/>
          <w:sz w:val="24"/>
          <w:szCs w:val="24"/>
        </w:rPr>
      </w:pPr>
    </w:p>
    <w:sectPr w:rsidR="00F16D66" w:rsidRPr="000B158F" w:rsidSect="00C563A4">
      <w:footerReference w:type="default" r:id="rId3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Ed Manley" w:date="2019-08-12T11:57:00Z" w:initials="EM">
    <w:p w14:paraId="2267950E" w14:textId="1402BA31" w:rsidR="00E8128F" w:rsidRDefault="00E8128F">
      <w:pPr>
        <w:pStyle w:val="CommentText"/>
      </w:pPr>
      <w:r>
        <w:rPr>
          <w:rStyle w:val="CommentReference"/>
        </w:rPr>
        <w:annotationRef/>
      </w:r>
      <w:r>
        <w:t>Unclear</w:t>
      </w:r>
    </w:p>
  </w:comment>
  <w:comment w:id="17" w:author="Ed Manley" w:date="2019-08-12T12:00:00Z" w:initials="EM">
    <w:p w14:paraId="05A4C8DE" w14:textId="58D3BB72" w:rsidR="00E8128F" w:rsidRDefault="00E8128F">
      <w:pPr>
        <w:pStyle w:val="CommentText"/>
      </w:pPr>
      <w:r>
        <w:rPr>
          <w:rStyle w:val="CommentReference"/>
        </w:rPr>
        <w:annotationRef/>
      </w:r>
      <w:r>
        <w:t>These points are a little irrelevant to the wider point of explaining the methods, but can stay if you have space</w:t>
      </w:r>
    </w:p>
  </w:comment>
  <w:comment w:id="20" w:author="Ed Manley" w:date="2019-08-12T12:02:00Z" w:initials="EM">
    <w:p w14:paraId="386EA618" w14:textId="42BE5DA8" w:rsidR="00E8128F" w:rsidRDefault="00E8128F">
      <w:pPr>
        <w:pStyle w:val="CommentText"/>
      </w:pPr>
      <w:r>
        <w:rPr>
          <w:rStyle w:val="CommentReference"/>
        </w:rPr>
        <w:annotationRef/>
      </w:r>
      <w:r>
        <w:t>Too much coverage of this single post, and it doesn’t really help expl</w:t>
      </w:r>
      <w:bookmarkStart w:id="21" w:name="_GoBack"/>
      <w:bookmarkEnd w:id="21"/>
      <w:r>
        <w:t>ain the PG approach</w:t>
      </w:r>
    </w:p>
  </w:comment>
  <w:comment w:id="23" w:author="Ed Manley" w:date="2019-08-12T12:13:00Z" w:initials="EM">
    <w:p w14:paraId="500A97CC" w14:textId="41587CF0" w:rsidR="00E8128F" w:rsidRDefault="00E8128F">
      <w:pPr>
        <w:pStyle w:val="CommentText"/>
      </w:pPr>
      <w:r>
        <w:rPr>
          <w:rStyle w:val="CommentReference"/>
        </w:rPr>
        <w:annotationRef/>
      </w:r>
      <w:r>
        <w:t xml:space="preserve">Again, I wonder if this is needed. </w:t>
      </w:r>
    </w:p>
  </w:comment>
  <w:comment w:id="37" w:author="Ed Manley" w:date="2019-08-12T12:15:00Z" w:initials="EM">
    <w:p w14:paraId="7B24C6EF" w14:textId="45F93A41" w:rsidR="00E8128F" w:rsidRDefault="00E8128F">
      <w:pPr>
        <w:pStyle w:val="CommentText"/>
      </w:pPr>
      <w:r>
        <w:rPr>
          <w:rStyle w:val="CommentReference"/>
        </w:rPr>
        <w:annotationRef/>
      </w:r>
      <w:r>
        <w:t>Method?</w:t>
      </w:r>
    </w:p>
  </w:comment>
  <w:comment w:id="39" w:author="Ed Manley" w:date="2019-08-12T12:16:00Z" w:initials="EM">
    <w:p w14:paraId="1E0389C3" w14:textId="49E5F64D" w:rsidR="00E8128F" w:rsidRDefault="00E8128F">
      <w:pPr>
        <w:pStyle w:val="CommentText"/>
      </w:pPr>
      <w:r>
        <w:rPr>
          <w:rStyle w:val="CommentReference"/>
        </w:rPr>
        <w:annotationRef/>
      </w:r>
      <w:r>
        <w:t>Not sure what this is meant to be?</w:t>
      </w:r>
    </w:p>
  </w:comment>
  <w:comment w:id="41" w:author="Ed Manley" w:date="2019-08-12T12:16:00Z" w:initials="EM">
    <w:p w14:paraId="579F88AB" w14:textId="764A2D7E" w:rsidR="00E8128F" w:rsidRDefault="00E8128F">
      <w:pPr>
        <w:pStyle w:val="CommentText"/>
      </w:pPr>
      <w:r>
        <w:rPr>
          <w:rStyle w:val="CommentReference"/>
        </w:rPr>
        <w:annotationRef/>
      </w:r>
      <w:bookmarkStart w:id="42" w:name="_Hlk16686290"/>
      <w:r>
        <w:t>I think you are missing some objectives for this research. These should relate to what you’re aiming to produce, and how you will test different ideas about RL-driven robots.</w:t>
      </w:r>
      <w:bookmarkEnd w:id="42"/>
    </w:p>
  </w:comment>
  <w:comment w:id="43" w:author="Ed Manley" w:date="2019-08-12T12:17:00Z" w:initials="EM">
    <w:p w14:paraId="796C88DF" w14:textId="02AE8A78" w:rsidR="00E8128F" w:rsidRDefault="00E8128F">
      <w:pPr>
        <w:pStyle w:val="CommentText"/>
      </w:pPr>
      <w:r>
        <w:rPr>
          <w:rStyle w:val="CommentReference"/>
        </w:rPr>
        <w:annotationRef/>
      </w:r>
      <w:r>
        <w:t>There is no link between the context and the method – what are the opportunities for the research? And why is Unity a good approach?</w:t>
      </w:r>
    </w:p>
  </w:comment>
  <w:comment w:id="45" w:author="Ed Manley" w:date="2019-08-12T12:18:00Z" w:initials="EM">
    <w:p w14:paraId="20A0AB7A" w14:textId="02B8A797" w:rsidR="00E8128F" w:rsidRDefault="00E8128F">
      <w:pPr>
        <w:pStyle w:val="CommentText"/>
      </w:pPr>
      <w:r>
        <w:rPr>
          <w:rStyle w:val="CommentReference"/>
        </w:rPr>
        <w:annotationRef/>
      </w:r>
      <w:r>
        <w:t>This section can be trimmed down considerably</w:t>
      </w:r>
    </w:p>
  </w:comment>
  <w:comment w:id="47" w:author="Ed Manley" w:date="2019-08-12T12:18:00Z" w:initials="EM">
    <w:p w14:paraId="675B3C19" w14:textId="77777777" w:rsidR="00E8128F" w:rsidRDefault="00E8128F">
      <w:pPr>
        <w:pStyle w:val="CommentText"/>
      </w:pPr>
      <w:r>
        <w:rPr>
          <w:rStyle w:val="CommentReference"/>
        </w:rPr>
        <w:annotationRef/>
      </w:r>
      <w:r>
        <w:t>Prior to this you should describe in detail the opportunities available in terms of research, and what you intend to do. The remaining descriptions of the method should spiral from that.</w:t>
      </w:r>
    </w:p>
    <w:p w14:paraId="3013DC9C" w14:textId="77777777" w:rsidR="00E8128F" w:rsidRDefault="00E8128F">
      <w:pPr>
        <w:pStyle w:val="CommentText"/>
      </w:pPr>
    </w:p>
    <w:p w14:paraId="6AD72F70" w14:textId="2995C0A3" w:rsidR="00E8128F" w:rsidRDefault="00E8128F">
      <w:pPr>
        <w:pStyle w:val="CommentText"/>
      </w:pPr>
      <w:r>
        <w:t>It would also help to include an overview structure for the simulation e.g. what is the environment, agents, objectives? The technical implementation of these will be less interesting, so you shouldn’t include too much detail here.</w:t>
      </w:r>
    </w:p>
  </w:comment>
  <w:comment w:id="53" w:author="Ed Manley" w:date="2019-08-12T12:55:00Z" w:initials="EM">
    <w:p w14:paraId="710C088D" w14:textId="6A9E3550" w:rsidR="00E8128F" w:rsidRDefault="00E8128F">
      <w:pPr>
        <w:pStyle w:val="CommentText"/>
      </w:pPr>
      <w:r>
        <w:rPr>
          <w:rStyle w:val="CommentReference"/>
        </w:rPr>
        <w:annotationRef/>
      </w:r>
      <w:r>
        <w:t>This sort of detail probably isn’t needed – what we need to know is how the pedestrians move and behave, and their interactions with robots</w:t>
      </w:r>
    </w:p>
  </w:comment>
  <w:comment w:id="55" w:author="Ed Manley" w:date="2019-08-12T12:57:00Z" w:initials="EM">
    <w:p w14:paraId="70C79322" w14:textId="1533E322" w:rsidR="00E8128F" w:rsidRDefault="00E8128F">
      <w:pPr>
        <w:pStyle w:val="CommentText"/>
      </w:pPr>
      <w:r>
        <w:rPr>
          <w:rStyle w:val="CommentReference"/>
        </w:rPr>
        <w:annotationRef/>
      </w:r>
      <w:r>
        <w:t xml:space="preserve">Repetition </w:t>
      </w:r>
    </w:p>
  </w:comment>
  <w:comment w:id="56" w:author="Ed Manley" w:date="2019-08-12T12:57:00Z" w:initials="EM">
    <w:p w14:paraId="38A0145C" w14:textId="421BB6B1" w:rsidR="00E8128F" w:rsidRDefault="00E8128F">
      <w:pPr>
        <w:pStyle w:val="CommentText"/>
      </w:pPr>
      <w:r>
        <w:rPr>
          <w:rStyle w:val="CommentReference"/>
        </w:rPr>
        <w:annotationRef/>
      </w:r>
      <w:r>
        <w:t>Is this going to be your setting?</w:t>
      </w:r>
    </w:p>
  </w:comment>
  <w:comment w:id="57" w:author="Ed Manley" w:date="2019-08-12T12:56:00Z" w:initials="EM">
    <w:p w14:paraId="1E2BE437" w14:textId="5B9BC3E9" w:rsidR="00E8128F" w:rsidRDefault="00E8128F">
      <w:pPr>
        <w:pStyle w:val="CommentText"/>
      </w:pPr>
      <w:r>
        <w:rPr>
          <w:rStyle w:val="CommentReference"/>
        </w:rPr>
        <w:annotationRef/>
      </w:r>
      <w:r>
        <w:t>Why is there missing data?</w:t>
      </w:r>
    </w:p>
  </w:comment>
  <w:comment w:id="66" w:author="Ed Manley" w:date="2019-08-12T13:00:00Z" w:initials="EM">
    <w:p w14:paraId="6BB5BC3D" w14:textId="616E20CD" w:rsidR="00E8128F" w:rsidRDefault="00E8128F">
      <w:pPr>
        <w:pStyle w:val="CommentText"/>
      </w:pPr>
      <w:r>
        <w:rPr>
          <w:rStyle w:val="CommentReference"/>
        </w:rPr>
        <w:annotationRef/>
      </w:r>
      <w:r>
        <w:t xml:space="preserve">These might be useful research questions to detail in the previous section, and used as a structure for these results </w:t>
      </w:r>
    </w:p>
  </w:comment>
  <w:comment w:id="67" w:author="Ed Manley" w:date="2019-08-12T13:00:00Z" w:initials="EM">
    <w:p w14:paraId="7922CF7B" w14:textId="0A890701" w:rsidR="00E8128F" w:rsidRDefault="00E8128F">
      <w:pPr>
        <w:pStyle w:val="CommentText"/>
      </w:pPr>
      <w:r>
        <w:rPr>
          <w:rStyle w:val="CommentReference"/>
        </w:rPr>
        <w:annotationRef/>
      </w:r>
      <w:r>
        <w:t>This is unclear – do you mean, how is the rate of learning measured?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67950E" w15:done="0"/>
  <w15:commentEx w15:paraId="05A4C8DE" w15:done="0"/>
  <w15:commentEx w15:paraId="386EA618" w15:done="1"/>
  <w15:commentEx w15:paraId="500A97CC" w15:done="1"/>
  <w15:commentEx w15:paraId="7B24C6EF" w15:done="0"/>
  <w15:commentEx w15:paraId="1E0389C3" w15:done="0"/>
  <w15:commentEx w15:paraId="579F88AB" w15:done="0"/>
  <w15:commentEx w15:paraId="796C88DF" w15:done="0"/>
  <w15:commentEx w15:paraId="20A0AB7A" w15:done="0"/>
  <w15:commentEx w15:paraId="6AD72F70" w15:done="0"/>
  <w15:commentEx w15:paraId="710C088D" w15:done="0"/>
  <w15:commentEx w15:paraId="70C79322" w15:done="0"/>
  <w15:commentEx w15:paraId="38A0145C" w15:done="0"/>
  <w15:commentEx w15:paraId="1E2BE437" w15:done="0"/>
  <w15:commentEx w15:paraId="6BB5BC3D" w15:done="0"/>
  <w15:commentEx w15:paraId="7922CF7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67950E" w16cid:durableId="20FBD2B9"/>
  <w16cid:commentId w16cid:paraId="05A4C8DE" w16cid:durableId="20FBD364"/>
  <w16cid:commentId w16cid:paraId="386EA618" w16cid:durableId="20FBD3D3"/>
  <w16cid:commentId w16cid:paraId="500A97CC" w16cid:durableId="20FBD65E"/>
  <w16cid:commentId w16cid:paraId="7B24C6EF" w16cid:durableId="20FBD6FC"/>
  <w16cid:commentId w16cid:paraId="1E0389C3" w16cid:durableId="20FBD703"/>
  <w16cid:commentId w16cid:paraId="579F88AB" w16cid:durableId="20FBD71A"/>
  <w16cid:commentId w16cid:paraId="796C88DF" w16cid:durableId="20FBD74F"/>
  <w16cid:commentId w16cid:paraId="20A0AB7A" w16cid:durableId="20FBD77A"/>
  <w16cid:commentId w16cid:paraId="6AD72F70" w16cid:durableId="20FBD793"/>
  <w16cid:commentId w16cid:paraId="710C088D" w16cid:durableId="20FBE04F"/>
  <w16cid:commentId w16cid:paraId="70C79322" w16cid:durableId="20FBE0AF"/>
  <w16cid:commentId w16cid:paraId="38A0145C" w16cid:durableId="20FBE0BE"/>
  <w16cid:commentId w16cid:paraId="1E2BE437" w16cid:durableId="20FBE093"/>
  <w16cid:commentId w16cid:paraId="6BB5BC3D" w16cid:durableId="20FBE155"/>
  <w16cid:commentId w16cid:paraId="7922CF7B" w16cid:durableId="20FBE1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7C3E8E" w14:textId="77777777" w:rsidR="007F29A0" w:rsidRDefault="007F29A0" w:rsidP="005E1C89">
      <w:pPr>
        <w:spacing w:after="0" w:line="240" w:lineRule="auto"/>
      </w:pPr>
      <w:r>
        <w:separator/>
      </w:r>
    </w:p>
  </w:endnote>
  <w:endnote w:type="continuationSeparator" w:id="0">
    <w:p w14:paraId="6B154547" w14:textId="77777777" w:rsidR="007F29A0" w:rsidRDefault="007F29A0" w:rsidP="005E1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1586762"/>
      <w:docPartObj>
        <w:docPartGallery w:val="Page Numbers (Bottom of Page)"/>
        <w:docPartUnique/>
      </w:docPartObj>
    </w:sdtPr>
    <w:sdtContent>
      <w:sdt>
        <w:sdtPr>
          <w:id w:val="1728636285"/>
          <w:docPartObj>
            <w:docPartGallery w:val="Page Numbers (Top of Page)"/>
            <w:docPartUnique/>
          </w:docPartObj>
        </w:sdtPr>
        <w:sdtContent>
          <w:p w14:paraId="7DEC9586" w14:textId="13B627CC" w:rsidR="00E8128F" w:rsidRDefault="00E8128F">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5BFAAE3" w14:textId="77777777" w:rsidR="00E8128F" w:rsidRDefault="00E812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2D72F2" w14:textId="77777777" w:rsidR="007F29A0" w:rsidRDefault="007F29A0" w:rsidP="005E1C89">
      <w:pPr>
        <w:spacing w:after="0" w:line="240" w:lineRule="auto"/>
      </w:pPr>
      <w:r>
        <w:separator/>
      </w:r>
    </w:p>
  </w:footnote>
  <w:footnote w:type="continuationSeparator" w:id="0">
    <w:p w14:paraId="59D7CEEF" w14:textId="77777777" w:rsidR="007F29A0" w:rsidRDefault="007F29A0" w:rsidP="005E1C89">
      <w:pPr>
        <w:spacing w:after="0" w:line="240" w:lineRule="auto"/>
      </w:pPr>
      <w:r>
        <w:continuationSeparator/>
      </w:r>
    </w:p>
  </w:footnote>
  <w:footnote w:id="1">
    <w:p w14:paraId="4EA77B0A" w14:textId="77777777" w:rsidR="00E8128F" w:rsidRPr="003F1F8F" w:rsidRDefault="00E8128F" w:rsidP="002A15EC">
      <w:pPr>
        <w:pStyle w:val="FootnoteText"/>
        <w:rPr>
          <w:rFonts w:ascii="Times New Roman" w:hAnsi="Times New Roman" w:cs="Times New Roman"/>
        </w:rPr>
      </w:pPr>
      <w:r w:rsidRPr="003F1F8F">
        <w:rPr>
          <w:rStyle w:val="FootnoteReference"/>
          <w:rFonts w:ascii="Times New Roman" w:hAnsi="Times New Roman" w:cs="Times New Roman"/>
        </w:rPr>
        <w:footnoteRef/>
      </w:r>
      <w:r w:rsidRPr="003F1F8F">
        <w:rPr>
          <w:rFonts w:ascii="Times New Roman" w:hAnsi="Times New Roman" w:cs="Times New Roman"/>
        </w:rPr>
        <w:t xml:space="preserve"> All sets of the MDP are finite</w:t>
      </w:r>
    </w:p>
  </w:footnote>
  <w:footnote w:id="2">
    <w:p w14:paraId="0A2812AA" w14:textId="77777777" w:rsidR="00E8128F" w:rsidRPr="003F1F8F" w:rsidRDefault="00E8128F" w:rsidP="002A15EC">
      <w:pPr>
        <w:pStyle w:val="FootnoteText"/>
      </w:pPr>
      <w:r w:rsidRPr="003F1F8F">
        <w:rPr>
          <w:rStyle w:val="FootnoteReference"/>
        </w:rPr>
        <w:footnoteRef/>
      </w:r>
      <w:r w:rsidRPr="003F1F8F">
        <w:rPr>
          <w:rFonts w:ascii="Times New Roman" w:hAnsi="Times New Roman" w:cs="Times New Roman"/>
        </w:rPr>
        <w:t xml:space="preserve"> This is not entirely true, as it is common practice to reward the agent with a minor negative reward at each  state (also called </w:t>
      </w:r>
      <w:r w:rsidRPr="003F1F8F">
        <w:rPr>
          <w:rFonts w:ascii="Times New Roman" w:hAnsi="Times New Roman" w:cs="Times New Roman"/>
          <w:i/>
          <w:iCs/>
        </w:rPr>
        <w:t>step</w:t>
      </w:r>
      <w:r w:rsidRPr="003F1F8F">
        <w:rPr>
          <w:rFonts w:ascii="Times New Roman" w:hAnsi="Times New Roman" w:cs="Times New Roman"/>
        </w:rPr>
        <w:t>), to incentive fast learning.</w:t>
      </w:r>
      <w:r w:rsidRPr="003F1F8F">
        <w:t xml:space="preserve"> </w:t>
      </w:r>
    </w:p>
  </w:footnote>
  <w:footnote w:id="3">
    <w:p w14:paraId="73085DA5" w14:textId="138AD35A" w:rsidR="00E8128F" w:rsidRPr="003F1F8F" w:rsidRDefault="00E8128F">
      <w:pPr>
        <w:pStyle w:val="FootnoteText"/>
        <w:rPr>
          <w:rFonts w:ascii="Times New Roman" w:hAnsi="Times New Roman" w:cs="Times New Roman"/>
        </w:rPr>
      </w:pPr>
      <w:r w:rsidRPr="003F1F8F">
        <w:rPr>
          <w:rStyle w:val="FootnoteReference"/>
          <w:rFonts w:ascii="Times New Roman" w:hAnsi="Times New Roman" w:cs="Times New Roman"/>
        </w:rPr>
        <w:footnoteRef/>
      </w:r>
      <w:r w:rsidRPr="003F1F8F">
        <w:rPr>
          <w:rFonts w:ascii="Times New Roman" w:hAnsi="Times New Roman" w:cs="Times New Roman"/>
        </w:rPr>
        <w:t xml:space="preserve"> A reference to the fact that this class of methods is the most used today (Karpathy, 2016)</w:t>
      </w:r>
      <w:r>
        <w:rPr>
          <w:rFonts w:ascii="Times New Roman" w:hAnsi="Times New Roman" w:cs="Times New Roman"/>
        </w:rPr>
        <w:t>.</w:t>
      </w:r>
    </w:p>
  </w:footnote>
  <w:footnote w:id="4">
    <w:p w14:paraId="189C76D2" w14:textId="77777777" w:rsidR="00E8128F" w:rsidRPr="003F1F8F" w:rsidRDefault="00E8128F" w:rsidP="00A145DE">
      <w:pPr>
        <w:pStyle w:val="FootnoteText"/>
      </w:pPr>
      <w:r w:rsidRPr="003F1F8F">
        <w:rPr>
          <w:rStyle w:val="FootnoteReference"/>
        </w:rPr>
        <w:footnoteRef/>
      </w:r>
      <w:r w:rsidRPr="003F1F8F">
        <w:t xml:space="preserve"> </w:t>
      </w:r>
      <w:r w:rsidRPr="003F1F8F">
        <w:rPr>
          <w:rFonts w:ascii="Times New Roman" w:hAnsi="Times New Roman" w:cs="Times New Roman"/>
        </w:rPr>
        <w:t>see (Sutton and Barto, 2018) for a description of both methods.</w:t>
      </w:r>
    </w:p>
  </w:footnote>
  <w:footnote w:id="5">
    <w:p w14:paraId="598F51C5" w14:textId="6B92EDFF" w:rsidR="00E8128F" w:rsidRPr="008E2D5F" w:rsidRDefault="00E8128F">
      <w:pPr>
        <w:pStyle w:val="FootnoteText"/>
        <w:rPr>
          <w:lang w:val="da-DK"/>
        </w:rPr>
      </w:pPr>
      <w:r>
        <w:rPr>
          <w:rStyle w:val="FootnoteReference"/>
        </w:rPr>
        <w:footnoteRef/>
      </w:r>
      <w:r>
        <w:t xml:space="preserve"> </w:t>
      </w:r>
      <w:r w:rsidRPr="003F1F8F">
        <w:t xml:space="preserve">A greedy policy is a policy, that chooses the action resulting in the maximum outcome. </w:t>
      </w:r>
      <w:r>
        <w:t>The</w:t>
      </w:r>
      <w:r w:rsidRPr="003F1F8F">
        <w:t xml:space="preserve"> alternative is </w:t>
      </w:r>
      <m:oMath>
        <m:r>
          <w:rPr>
            <w:rFonts w:ascii="Cambria Math" w:hAnsi="Cambria Math"/>
          </w:rPr>
          <m:t>ϵ</m:t>
        </m:r>
      </m:oMath>
      <w:r w:rsidRPr="003F1F8F">
        <w:rPr>
          <w:rFonts w:eastAsiaTheme="minorEastAsia"/>
        </w:rPr>
        <w:t xml:space="preserve">-greedy policies, which with probability </w:t>
      </w:r>
      <m:oMath>
        <m:r>
          <w:rPr>
            <w:rFonts w:ascii="Cambria Math" w:eastAsiaTheme="minorEastAsia" w:hAnsi="Cambria Math"/>
          </w:rPr>
          <m:t>ϵ</m:t>
        </m:r>
      </m:oMath>
      <w:r w:rsidRPr="003F1F8F">
        <w:rPr>
          <w:rFonts w:eastAsiaTheme="minorEastAsia"/>
        </w:rPr>
        <w:t xml:space="preserve"> chooses a random action and with probability </w:t>
      </w:r>
      <m:oMath>
        <m:r>
          <w:rPr>
            <w:rFonts w:ascii="Cambria Math" w:eastAsiaTheme="minorEastAsia" w:hAnsi="Cambria Math"/>
          </w:rPr>
          <m:t>1-ϵ</m:t>
        </m:r>
      </m:oMath>
      <w:r w:rsidRPr="003F1F8F">
        <w:rPr>
          <w:rFonts w:eastAsiaTheme="minorEastAsia"/>
        </w:rPr>
        <w:t xml:space="preserve"> chooses the greedy action.</w:t>
      </w:r>
    </w:p>
  </w:footnote>
  <w:footnote w:id="6">
    <w:p w14:paraId="344EE673" w14:textId="1C501E1B" w:rsidR="00E8128F" w:rsidRPr="003F1F8F" w:rsidRDefault="00E8128F">
      <w:pPr>
        <w:pStyle w:val="FootnoteText"/>
      </w:pPr>
      <w:r w:rsidRPr="003F1F8F">
        <w:rPr>
          <w:rStyle w:val="FootnoteReference"/>
        </w:rPr>
        <w:footnoteRef/>
      </w:r>
      <w:r w:rsidRPr="003F1F8F">
        <w:t xml:space="preserve"> See (Sutton and Barto, 2018), Chapter 9, section 4 for a full description.</w:t>
      </w:r>
    </w:p>
  </w:footnote>
  <w:footnote w:id="7">
    <w:p w14:paraId="4FD424C0" w14:textId="3DA08250" w:rsidR="00E8128F" w:rsidRPr="003F1F8F" w:rsidRDefault="00E8128F">
      <w:pPr>
        <w:pStyle w:val="FootnoteText"/>
        <w:rPr>
          <w:rFonts w:ascii="Times New Roman" w:hAnsi="Times New Roman" w:cs="Times New Roman"/>
        </w:rPr>
      </w:pPr>
      <w:r w:rsidRPr="003F1F8F">
        <w:rPr>
          <w:rStyle w:val="FootnoteReference"/>
          <w:rFonts w:ascii="Times New Roman" w:hAnsi="Times New Roman" w:cs="Times New Roman"/>
        </w:rPr>
        <w:footnoteRef/>
      </w:r>
      <w:r w:rsidRPr="003F1F8F">
        <w:rPr>
          <w:rFonts w:ascii="Times New Roman" w:hAnsi="Times New Roman" w:cs="Times New Roman"/>
        </w:rPr>
        <w:t xml:space="preserve"> See (Lecun et al., 2015) for a detailed description, of the architecture and each of the components.</w:t>
      </w:r>
    </w:p>
  </w:footnote>
  <w:footnote w:id="8">
    <w:p w14:paraId="14BDD414" w14:textId="79861107" w:rsidR="00E8128F" w:rsidRPr="003F1F8F" w:rsidRDefault="00E8128F">
      <w:pPr>
        <w:pStyle w:val="FootnoteText"/>
        <w:rPr>
          <w:rFonts w:ascii="Times New Roman" w:hAnsi="Times New Roman" w:cs="Times New Roman"/>
        </w:rPr>
      </w:pPr>
      <w:r w:rsidRPr="003F1F8F">
        <w:rPr>
          <w:rStyle w:val="FootnoteReference"/>
        </w:rPr>
        <w:footnoteRef/>
      </w:r>
      <w:r w:rsidRPr="003F1F8F">
        <w:t xml:space="preserve"> </w:t>
      </w:r>
      <w:r w:rsidRPr="003F1F8F">
        <w:rPr>
          <w:rFonts w:ascii="Times New Roman" w:hAnsi="Times New Roman" w:cs="Times New Roman"/>
        </w:rPr>
        <w:t xml:space="preserve">N previous observations are stored, over many episodes, from which T </w:t>
      </w:r>
      <w:r w:rsidRPr="003F1F8F">
        <w:rPr>
          <w:rFonts w:ascii="Times New Roman" w:hAnsi="Times New Roman" w:cs="Times New Roman"/>
          <w:i/>
          <w:iCs/>
        </w:rPr>
        <w:t>experiences</w:t>
      </w:r>
      <w:r w:rsidRPr="003F1F8F">
        <w:rPr>
          <w:rFonts w:ascii="Times New Roman" w:hAnsi="Times New Roman" w:cs="Times New Roman"/>
        </w:rPr>
        <w:t xml:space="preserve"> are randomly sampled from </w:t>
      </w:r>
      <m:oMath>
        <m:d>
          <m:dPr>
            <m:ctrlPr>
              <w:rPr>
                <w:rFonts w:ascii="Cambria Math" w:hAnsi="Cambria Math" w:cs="Times New Roman"/>
                <w:i/>
              </w:rPr>
            </m:ctrlPr>
          </m:dPr>
          <m:e>
            <m:r>
              <w:rPr>
                <w:rFonts w:ascii="Cambria Math" w:hAnsi="Cambria Math" w:cs="Times New Roman"/>
              </w:rPr>
              <m:t>T≪N</m:t>
            </m:r>
          </m:e>
        </m:d>
      </m:oMath>
      <w:r w:rsidRPr="003F1F8F">
        <w:rPr>
          <w:rFonts w:ascii="Times New Roman" w:hAnsi="Times New Roman" w:cs="Times New Roman"/>
        </w:rPr>
        <w:t>. Updates are done o</w:t>
      </w:r>
      <w:r>
        <w:rPr>
          <w:rFonts w:ascii="Times New Roman" w:hAnsi="Times New Roman" w:cs="Times New Roman"/>
        </w:rPr>
        <w:t>n</w:t>
      </w:r>
      <w:r w:rsidRPr="003F1F8F">
        <w:rPr>
          <w:rFonts w:ascii="Times New Roman" w:hAnsi="Times New Roman" w:cs="Times New Roman"/>
        </w:rPr>
        <w:t xml:space="preserve"> the sampled experiences, and the agent chooses an action according to an </w:t>
      </w:r>
      <m:oMath>
        <m:r>
          <w:rPr>
            <w:rFonts w:ascii="Cambria Math" w:hAnsi="Cambria Math" w:cs="Times New Roman"/>
          </w:rPr>
          <m:t>ϵ</m:t>
        </m:r>
      </m:oMath>
      <w:r w:rsidRPr="003F1F8F">
        <w:rPr>
          <w:rFonts w:ascii="Times New Roman" w:eastAsiaTheme="minorEastAsia" w:hAnsi="Times New Roman" w:cs="Times New Roman"/>
        </w:rPr>
        <w:t>-greedy policy</w:t>
      </w:r>
      <w:r>
        <w:rPr>
          <w:rFonts w:ascii="Times New Roman" w:eastAsiaTheme="minorEastAsia" w:hAnsi="Times New Roman" w:cs="Times New Roman"/>
        </w:rPr>
        <w:t>, i.e. off-line learning,</w:t>
      </w:r>
      <w:r w:rsidRPr="003F1F8F">
        <w:rPr>
          <w:rFonts w:ascii="Times New Roman" w:eastAsiaTheme="minorEastAsia" w:hAnsi="Times New Roman" w:cs="Times New Roman"/>
        </w:rPr>
        <w:t xml:space="preserve"> (Mnih et al., 2015).</w:t>
      </w:r>
    </w:p>
  </w:footnote>
  <w:footnote w:id="9">
    <w:p w14:paraId="28410330" w14:textId="77777777" w:rsidR="00E8128F" w:rsidRPr="003F1F8F" w:rsidRDefault="00E8128F" w:rsidP="00561986">
      <w:pPr>
        <w:pStyle w:val="FootnoteText"/>
        <w:rPr>
          <w:rFonts w:ascii="Times New Roman" w:hAnsi="Times New Roman" w:cs="Times New Roman"/>
        </w:rPr>
      </w:pPr>
      <w:r w:rsidRPr="003F1F8F">
        <w:rPr>
          <w:rStyle w:val="FootnoteReference"/>
          <w:rFonts w:ascii="Times New Roman" w:hAnsi="Times New Roman" w:cs="Times New Roman"/>
        </w:rPr>
        <w:footnoteRef/>
      </w:r>
      <w:r w:rsidRPr="003F1F8F">
        <w:rPr>
          <w:rFonts w:ascii="Times New Roman" w:hAnsi="Times New Roman" w:cs="Times New Roman"/>
        </w:rPr>
        <w:t xml:space="preserve"> Page 5, (Silver et al., 2016).</w:t>
      </w:r>
    </w:p>
  </w:footnote>
  <w:footnote w:id="10">
    <w:p w14:paraId="68479031" w14:textId="76897CA0" w:rsidR="00E8128F" w:rsidRPr="00C218A5" w:rsidRDefault="00E8128F">
      <w:pPr>
        <w:pStyle w:val="FootnoteText"/>
        <w:rPr>
          <w:rFonts w:ascii="Times New Roman" w:hAnsi="Times New Roman" w:cs="Times New Roman"/>
        </w:rPr>
      </w:pPr>
      <w:r w:rsidRPr="00C218A5">
        <w:rPr>
          <w:rStyle w:val="FootnoteReference"/>
          <w:rFonts w:ascii="Times New Roman" w:hAnsi="Times New Roman" w:cs="Times New Roman"/>
        </w:rPr>
        <w:footnoteRef/>
      </w:r>
      <w:r w:rsidRPr="00C218A5">
        <w:rPr>
          <w:rFonts w:ascii="Times New Roman" w:hAnsi="Times New Roman" w:cs="Times New Roman"/>
        </w:rPr>
        <w:t xml:space="preserve"> The first derivative of a function.</w:t>
      </w:r>
    </w:p>
  </w:footnote>
  <w:footnote w:id="11">
    <w:p w14:paraId="395386B5" w14:textId="2210ACFB" w:rsidR="00E8128F" w:rsidRPr="00265F66" w:rsidRDefault="00E8128F">
      <w:pPr>
        <w:pStyle w:val="FootnoteText"/>
        <w:rPr>
          <w:rFonts w:ascii="Times New Roman" w:hAnsi="Times New Roman" w:cs="Times New Roman"/>
          <w:lang w:val="da-DK"/>
        </w:rPr>
      </w:pPr>
      <w:r w:rsidRPr="00265F66">
        <w:rPr>
          <w:rStyle w:val="FootnoteReference"/>
          <w:rFonts w:ascii="Times New Roman" w:hAnsi="Times New Roman" w:cs="Times New Roman"/>
        </w:rPr>
        <w:footnoteRef/>
      </w:r>
      <w:r w:rsidRPr="00265F66">
        <w:rPr>
          <w:rFonts w:ascii="Times New Roman" w:hAnsi="Times New Roman" w:cs="Times New Roman"/>
        </w:rPr>
        <w:t xml:space="preserve"> See (Lecun et al., 2015: P. 436, 2</w:t>
      </w:r>
      <w:r w:rsidRPr="00265F66">
        <w:rPr>
          <w:rFonts w:ascii="Times New Roman" w:hAnsi="Times New Roman" w:cs="Times New Roman"/>
          <w:vertAlign w:val="superscript"/>
        </w:rPr>
        <w:t>nd</w:t>
      </w:r>
      <w:r w:rsidRPr="00265F66">
        <w:rPr>
          <w:rFonts w:ascii="Times New Roman" w:hAnsi="Times New Roman" w:cs="Times New Roman"/>
        </w:rPr>
        <w:t xml:space="preserve"> paragraph towards the bottom) for a straightforward explanation.</w:t>
      </w:r>
    </w:p>
  </w:footnote>
  <w:footnote w:id="12">
    <w:p w14:paraId="4293D10B" w14:textId="783B7B87" w:rsidR="00E8128F" w:rsidRPr="006F3FED" w:rsidRDefault="00E8128F">
      <w:pPr>
        <w:pStyle w:val="FootnoteText"/>
        <w:rPr>
          <w:rFonts w:ascii="Times New Roman" w:hAnsi="Times New Roman" w:cs="Times New Roman"/>
        </w:rPr>
      </w:pPr>
      <w:r w:rsidRPr="006F3FED">
        <w:rPr>
          <w:rStyle w:val="FootnoteReference"/>
          <w:rFonts w:ascii="Times New Roman" w:hAnsi="Times New Roman" w:cs="Times New Roman"/>
        </w:rPr>
        <w:footnoteRef/>
      </w:r>
      <w:r w:rsidRPr="006F3FED">
        <w:rPr>
          <w:rFonts w:ascii="Times New Roman" w:hAnsi="Times New Roman" w:cs="Times New Roman"/>
        </w:rPr>
        <w:t xml:space="preserve"> A piece of software, integrating The Arcade Learning Environment (Bellemare et al., 2013) and</w:t>
      </w:r>
      <w:r>
        <w:rPr>
          <w:rFonts w:ascii="Times New Roman" w:hAnsi="Times New Roman" w:cs="Times New Roman"/>
        </w:rPr>
        <w:t xml:space="preserve"> the preferred script editor of the researcher.</w:t>
      </w:r>
    </w:p>
  </w:footnote>
  <w:footnote w:id="13">
    <w:p w14:paraId="7A92A20B" w14:textId="57385FC4" w:rsidR="00E8128F" w:rsidRPr="000738A2" w:rsidRDefault="00E8128F">
      <w:pPr>
        <w:pStyle w:val="FootnoteText"/>
      </w:pPr>
      <w:r w:rsidRPr="000738A2">
        <w:rPr>
          <w:rStyle w:val="FootnoteReference"/>
        </w:rPr>
        <w:footnoteRef/>
      </w:r>
      <w:r w:rsidRPr="000738A2">
        <w:t xml:space="preserve"> </w:t>
      </w:r>
      <w:r w:rsidRPr="000738A2">
        <w:rPr>
          <w:rFonts w:ascii="Times New Roman" w:hAnsi="Times New Roman" w:cs="Times New Roman"/>
        </w:rPr>
        <w:t xml:space="preserve">Height, </w:t>
      </w:r>
      <w:r>
        <w:rPr>
          <w:rFonts w:ascii="Times New Roman" w:hAnsi="Times New Roman" w:cs="Times New Roman"/>
        </w:rPr>
        <w:t>w</w:t>
      </w:r>
      <w:r w:rsidRPr="000738A2">
        <w:rPr>
          <w:rFonts w:ascii="Times New Roman" w:hAnsi="Times New Roman" w:cs="Times New Roman"/>
        </w:rPr>
        <w:t>idth and channels</w:t>
      </w:r>
      <w:r>
        <w:rPr>
          <w:rFonts w:ascii="Times New Roman" w:hAnsi="Times New Roman" w:cs="Times New Roman"/>
        </w:rPr>
        <w:t>.</w:t>
      </w:r>
    </w:p>
  </w:footnote>
  <w:footnote w:id="14">
    <w:p w14:paraId="0E73CCCE" w14:textId="250A6242" w:rsidR="00E8128F" w:rsidRPr="00770AAC" w:rsidRDefault="00E8128F">
      <w:pPr>
        <w:pStyle w:val="FootnoteText"/>
        <w:rPr>
          <w:rFonts w:ascii="Times New Roman" w:hAnsi="Times New Roman" w:cs="Times New Roman"/>
        </w:rPr>
      </w:pPr>
      <w:r w:rsidRPr="00770AAC">
        <w:rPr>
          <w:rStyle w:val="FootnoteReference"/>
          <w:rFonts w:ascii="Times New Roman" w:hAnsi="Times New Roman" w:cs="Times New Roman"/>
        </w:rPr>
        <w:footnoteRef/>
      </w:r>
      <w:r w:rsidRPr="00770AAC">
        <w:rPr>
          <w:rFonts w:ascii="Times New Roman" w:hAnsi="Times New Roman" w:cs="Times New Roman"/>
        </w:rPr>
        <w:t xml:space="preserve"> The first matrix of weights has the size</w:t>
      </w:r>
      <w:r>
        <w:rPr>
          <w:rFonts w:ascii="Times New Roman" w:hAnsi="Times New Roman" w:cs="Times New Roman"/>
        </w:rPr>
        <w:t xml:space="preserve"> (pixels x neurons in the hidden layer)</w:t>
      </w:r>
      <w:r w:rsidRPr="00770AAC">
        <w:rPr>
          <w:rFonts w:ascii="Times New Roman" w:hAnsi="Times New Roman" w:cs="Times New Roman"/>
        </w:rPr>
        <w:t xml:space="preserve">; </w:t>
      </w:r>
      <m:oMath>
        <m:r>
          <w:rPr>
            <w:rFonts w:ascii="Cambria Math" w:hAnsi="Cambria Math" w:cs="Times New Roman"/>
          </w:rPr>
          <m:t>100,800⋅5≈500,000</m:t>
        </m:r>
      </m:oMath>
      <w:r>
        <w:rPr>
          <w:rFonts w:ascii="Times New Roman" w:eastAsiaTheme="minorEastAsia" w:hAnsi="Times New Roman" w:cs="Times New Roman"/>
        </w:rPr>
        <w:t xml:space="preserve"> and the second weight matrix has a size 5x1, implying a total of </w:t>
      </w:r>
      <m:oMath>
        <m:r>
          <w:rPr>
            <w:rFonts w:ascii="Cambria Math" w:eastAsiaTheme="minorEastAsia" w:hAnsi="Cambria Math" w:cs="Times New Roman"/>
          </w:rPr>
          <m:t>~2.5</m:t>
        </m:r>
      </m:oMath>
      <w:r>
        <w:rPr>
          <w:rFonts w:ascii="Times New Roman" w:eastAsiaTheme="minorEastAsia" w:hAnsi="Times New Roman" w:cs="Times New Roman"/>
        </w:rPr>
        <w:t xml:space="preserve"> million parameters.</w:t>
      </w:r>
    </w:p>
  </w:footnote>
  <w:footnote w:id="15">
    <w:p w14:paraId="5FE4AA4A" w14:textId="5207A98F" w:rsidR="00E8128F" w:rsidRPr="00F4328F" w:rsidRDefault="00E8128F">
      <w:pPr>
        <w:pStyle w:val="FootnoteText"/>
        <w:rPr>
          <w:rFonts w:ascii="Times New Roman" w:hAnsi="Times New Roman" w:cs="Times New Roman"/>
        </w:rPr>
      </w:pPr>
      <w:r w:rsidRPr="00F4328F">
        <w:rPr>
          <w:rStyle w:val="FootnoteReference"/>
          <w:rFonts w:ascii="Times New Roman" w:hAnsi="Times New Roman" w:cs="Times New Roman"/>
        </w:rPr>
        <w:footnoteRef/>
      </w:r>
      <w:r w:rsidRPr="00F4328F">
        <w:rPr>
          <w:rFonts w:ascii="Times New Roman" w:hAnsi="Times New Roman" w:cs="Times New Roman"/>
        </w:rPr>
        <w:t xml:space="preserve"> Training of nets using gradient of the objective function, see (Rojas, 1996</w:t>
      </w:r>
      <w:r>
        <w:rPr>
          <w:rFonts w:ascii="Times New Roman" w:hAnsi="Times New Roman" w:cs="Times New Roman"/>
        </w:rPr>
        <w:t>:</w:t>
      </w:r>
      <w:r w:rsidRPr="00F4328F">
        <w:rPr>
          <w:rFonts w:ascii="Times New Roman" w:hAnsi="Times New Roman" w:cs="Times New Roman"/>
        </w:rPr>
        <w:t xml:space="preserve"> Chapter 7</w:t>
      </w:r>
      <w:r>
        <w:rPr>
          <w:rFonts w:ascii="Times New Roman" w:hAnsi="Times New Roman" w:cs="Times New Roman"/>
        </w:rPr>
        <w:t>) and footnote 11.</w:t>
      </w:r>
    </w:p>
  </w:footnote>
  <w:footnote w:id="16">
    <w:p w14:paraId="3C184144" w14:textId="02C18232" w:rsidR="00E8128F" w:rsidRPr="00792D0F" w:rsidRDefault="00E8128F">
      <w:pPr>
        <w:pStyle w:val="FootnoteText"/>
        <w:rPr>
          <w:lang w:val="da-DK"/>
        </w:rPr>
      </w:pPr>
      <w:r>
        <w:rPr>
          <w:rStyle w:val="FootnoteReference"/>
        </w:rPr>
        <w:footnoteRef/>
      </w:r>
      <w:r>
        <w:t xml:space="preserve"> </w:t>
      </w:r>
      <w:r w:rsidRPr="00792D0F">
        <w:rPr>
          <w:rFonts w:ascii="Times New Roman" w:hAnsi="Times New Roman" w:cs="Times New Roman"/>
        </w:rPr>
        <w:t>See (Lidoris et al., 2009) for a description.</w:t>
      </w:r>
    </w:p>
  </w:footnote>
  <w:footnote w:id="17">
    <w:p w14:paraId="25D6700C" w14:textId="621418A7" w:rsidR="00E8128F" w:rsidRPr="003F1F8F" w:rsidRDefault="00E8128F">
      <w:pPr>
        <w:pStyle w:val="FootnoteText"/>
      </w:pPr>
      <w:r w:rsidRPr="003F1F8F">
        <w:rPr>
          <w:rStyle w:val="FootnoteReference"/>
        </w:rPr>
        <w:footnoteRef/>
      </w:r>
      <w:r w:rsidRPr="003F1F8F">
        <w:t xml:space="preserve"> It is good code practice to create new versions every time major changes are implemented, to minimise the risk of lost functionality and malfunctioning. </w:t>
      </w:r>
    </w:p>
  </w:footnote>
  <w:footnote w:id="18">
    <w:p w14:paraId="6A3454A9" w14:textId="1D7EA85E" w:rsidR="00E8128F" w:rsidRPr="003F1F8F" w:rsidRDefault="00E8128F">
      <w:pPr>
        <w:pStyle w:val="FootnoteText"/>
      </w:pPr>
      <w:r w:rsidRPr="003F1F8F">
        <w:rPr>
          <w:rStyle w:val="FootnoteReference"/>
        </w:rPr>
        <w:footnoteRef/>
      </w:r>
      <w:r w:rsidRPr="003F1F8F">
        <w:t xml:space="preserve"> Made up of the </w:t>
      </w:r>
      <w:r w:rsidRPr="003F1F8F">
        <w:rPr>
          <w:i/>
          <w:iCs/>
        </w:rPr>
        <w:t>Area</w:t>
      </w:r>
      <w:r w:rsidRPr="003F1F8F">
        <w:t xml:space="preserve"> prefab.</w:t>
      </w:r>
    </w:p>
  </w:footnote>
  <w:footnote w:id="19">
    <w:p w14:paraId="4338DB9D" w14:textId="77777777" w:rsidR="00E8128F" w:rsidRPr="003F1F8F" w:rsidRDefault="00E8128F">
      <w:pPr>
        <w:pStyle w:val="FootnoteText"/>
        <w:rPr>
          <w:rFonts w:ascii="Times New Roman" w:hAnsi="Times New Roman" w:cs="Times New Roman"/>
        </w:rPr>
      </w:pPr>
      <w:r w:rsidRPr="003F1F8F">
        <w:rPr>
          <w:rStyle w:val="FootnoteReference"/>
          <w:rFonts w:ascii="Times New Roman" w:hAnsi="Times New Roman" w:cs="Times New Roman"/>
        </w:rPr>
        <w:footnoteRef/>
      </w:r>
      <w:r w:rsidRPr="003F1F8F">
        <w:rPr>
          <w:rFonts w:ascii="Times New Roman" w:hAnsi="Times New Roman" w:cs="Times New Roman"/>
        </w:rPr>
        <w:t xml:space="preserve"> Each lesson is an entity in the arrays of the parameters in the curriculum.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83C71"/>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B8F15FC"/>
    <w:multiLevelType w:val="hybridMultilevel"/>
    <w:tmpl w:val="2D9E7670"/>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7B7747"/>
    <w:multiLevelType w:val="hybridMultilevel"/>
    <w:tmpl w:val="87AE80E4"/>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3A4985"/>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5DC2E7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A6A53BE"/>
    <w:multiLevelType w:val="hybridMultilevel"/>
    <w:tmpl w:val="A858D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A7AFE"/>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FBF634D"/>
    <w:multiLevelType w:val="hybridMultilevel"/>
    <w:tmpl w:val="893C33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C650F5"/>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6EF3F3B"/>
    <w:multiLevelType w:val="hybridMultilevel"/>
    <w:tmpl w:val="0D0AB8BE"/>
    <w:lvl w:ilvl="0" w:tplc="0758FAA4">
      <w:start w:val="1"/>
      <w:numFmt w:val="decimal"/>
      <w:lvlText w:val="%1."/>
      <w:lvlJc w:val="left"/>
      <w:pPr>
        <w:ind w:left="720" w:hanging="360"/>
      </w:pPr>
      <w:rPr>
        <w:rFonts w:ascii="Times New Roman"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754208"/>
    <w:multiLevelType w:val="multilevel"/>
    <w:tmpl w:val="14E85B8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B9B74BE"/>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EA92994"/>
    <w:multiLevelType w:val="hybridMultilevel"/>
    <w:tmpl w:val="8136834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0F4788"/>
    <w:multiLevelType w:val="hybridMultilevel"/>
    <w:tmpl w:val="CF44DE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6A025DF"/>
    <w:multiLevelType w:val="multilevel"/>
    <w:tmpl w:val="C040DED0"/>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497E21A2"/>
    <w:multiLevelType w:val="multilevel"/>
    <w:tmpl w:val="B7EC64EE"/>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507A1559"/>
    <w:multiLevelType w:val="hybridMultilevel"/>
    <w:tmpl w:val="6A0475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394210"/>
    <w:multiLevelType w:val="multilevel"/>
    <w:tmpl w:val="F77CD44C"/>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7A1C68FC"/>
    <w:multiLevelType w:val="multilevel"/>
    <w:tmpl w:val="73B8B49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ABD01B0"/>
    <w:multiLevelType w:val="multilevel"/>
    <w:tmpl w:val="7CB243B6"/>
    <w:lvl w:ilvl="0">
      <w:start w:val="1"/>
      <w:numFmt w:val="decimal"/>
      <w:lvlText w:val="%1."/>
      <w:lvlJc w:val="left"/>
      <w:pPr>
        <w:ind w:left="720" w:hanging="360"/>
      </w:pPr>
      <w:rPr>
        <w:rFonts w:hint="default"/>
      </w:r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7AED2782"/>
    <w:multiLevelType w:val="hybridMultilevel"/>
    <w:tmpl w:val="AB7C3586"/>
    <w:lvl w:ilvl="0" w:tplc="AC10780A">
      <w:start w:val="2"/>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B8B4D69"/>
    <w:multiLevelType w:val="hybridMultilevel"/>
    <w:tmpl w:val="37146BF2"/>
    <w:lvl w:ilvl="0" w:tplc="42BA66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EEF72D5"/>
    <w:multiLevelType w:val="multilevel"/>
    <w:tmpl w:val="C13CBE68"/>
    <w:lvl w:ilvl="0">
      <w:start w:val="2"/>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5"/>
  </w:num>
  <w:num w:numId="2">
    <w:abstractNumId w:val="3"/>
  </w:num>
  <w:num w:numId="3">
    <w:abstractNumId w:val="6"/>
  </w:num>
  <w:num w:numId="4">
    <w:abstractNumId w:val="18"/>
  </w:num>
  <w:num w:numId="5">
    <w:abstractNumId w:val="8"/>
  </w:num>
  <w:num w:numId="6">
    <w:abstractNumId w:val="22"/>
  </w:num>
  <w:num w:numId="7">
    <w:abstractNumId w:val="11"/>
  </w:num>
  <w:num w:numId="8">
    <w:abstractNumId w:val="17"/>
  </w:num>
  <w:num w:numId="9">
    <w:abstractNumId w:val="5"/>
  </w:num>
  <w:num w:numId="10">
    <w:abstractNumId w:val="12"/>
  </w:num>
  <w:num w:numId="11">
    <w:abstractNumId w:val="13"/>
  </w:num>
  <w:num w:numId="12">
    <w:abstractNumId w:val="0"/>
  </w:num>
  <w:num w:numId="13">
    <w:abstractNumId w:val="9"/>
  </w:num>
  <w:num w:numId="14">
    <w:abstractNumId w:val="2"/>
  </w:num>
  <w:num w:numId="15">
    <w:abstractNumId w:val="1"/>
  </w:num>
  <w:num w:numId="16">
    <w:abstractNumId w:val="4"/>
  </w:num>
  <w:num w:numId="17">
    <w:abstractNumId w:val="7"/>
  </w:num>
  <w:num w:numId="18">
    <w:abstractNumId w:val="14"/>
  </w:num>
  <w:num w:numId="19">
    <w:abstractNumId w:val="19"/>
  </w:num>
  <w:num w:numId="20">
    <w:abstractNumId w:val="21"/>
  </w:num>
  <w:num w:numId="21">
    <w:abstractNumId w:val="10"/>
  </w:num>
  <w:num w:numId="22">
    <w:abstractNumId w:val="20"/>
  </w:num>
  <w:num w:numId="2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d Manley">
    <w15:presenceInfo w15:providerId="None" w15:userId="Ed Man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E2E"/>
    <w:rsid w:val="00000455"/>
    <w:rsid w:val="0000271E"/>
    <w:rsid w:val="000031FB"/>
    <w:rsid w:val="000101F6"/>
    <w:rsid w:val="0001506A"/>
    <w:rsid w:val="000268CA"/>
    <w:rsid w:val="000344DA"/>
    <w:rsid w:val="00034D94"/>
    <w:rsid w:val="00042805"/>
    <w:rsid w:val="00042C2E"/>
    <w:rsid w:val="00045266"/>
    <w:rsid w:val="00045DCF"/>
    <w:rsid w:val="000465B4"/>
    <w:rsid w:val="0005028C"/>
    <w:rsid w:val="00065FF7"/>
    <w:rsid w:val="00066E24"/>
    <w:rsid w:val="000707C5"/>
    <w:rsid w:val="00070930"/>
    <w:rsid w:val="000738A2"/>
    <w:rsid w:val="000757C9"/>
    <w:rsid w:val="00076626"/>
    <w:rsid w:val="00081551"/>
    <w:rsid w:val="00082327"/>
    <w:rsid w:val="00087A47"/>
    <w:rsid w:val="000912ED"/>
    <w:rsid w:val="00091721"/>
    <w:rsid w:val="00095BC4"/>
    <w:rsid w:val="000974E4"/>
    <w:rsid w:val="000A2A1F"/>
    <w:rsid w:val="000A42FF"/>
    <w:rsid w:val="000A5DB3"/>
    <w:rsid w:val="000B158F"/>
    <w:rsid w:val="000B38F5"/>
    <w:rsid w:val="000B64D5"/>
    <w:rsid w:val="000B7BA9"/>
    <w:rsid w:val="000C2613"/>
    <w:rsid w:val="000C3979"/>
    <w:rsid w:val="000C7DE5"/>
    <w:rsid w:val="000D7FAF"/>
    <w:rsid w:val="000E1329"/>
    <w:rsid w:val="000E229D"/>
    <w:rsid w:val="000E2D5D"/>
    <w:rsid w:val="000F249C"/>
    <w:rsid w:val="000F6E93"/>
    <w:rsid w:val="00105B0F"/>
    <w:rsid w:val="00107E2D"/>
    <w:rsid w:val="001109AF"/>
    <w:rsid w:val="0011353C"/>
    <w:rsid w:val="00113C69"/>
    <w:rsid w:val="00115F68"/>
    <w:rsid w:val="00122F72"/>
    <w:rsid w:val="001237B0"/>
    <w:rsid w:val="00124B4B"/>
    <w:rsid w:val="00126EC9"/>
    <w:rsid w:val="00127191"/>
    <w:rsid w:val="00127B22"/>
    <w:rsid w:val="001368EB"/>
    <w:rsid w:val="001425D1"/>
    <w:rsid w:val="00153AD6"/>
    <w:rsid w:val="00154667"/>
    <w:rsid w:val="00160441"/>
    <w:rsid w:val="001615AE"/>
    <w:rsid w:val="001638D0"/>
    <w:rsid w:val="00164004"/>
    <w:rsid w:val="001644D9"/>
    <w:rsid w:val="001652ED"/>
    <w:rsid w:val="00167982"/>
    <w:rsid w:val="00173AC8"/>
    <w:rsid w:val="00180B17"/>
    <w:rsid w:val="001816D0"/>
    <w:rsid w:val="00183CD0"/>
    <w:rsid w:val="0018519F"/>
    <w:rsid w:val="00186E7B"/>
    <w:rsid w:val="001876D6"/>
    <w:rsid w:val="001950CF"/>
    <w:rsid w:val="001A0375"/>
    <w:rsid w:val="001A0F35"/>
    <w:rsid w:val="001B4D72"/>
    <w:rsid w:val="001B5D3E"/>
    <w:rsid w:val="001C0A4E"/>
    <w:rsid w:val="001C2C58"/>
    <w:rsid w:val="001C6833"/>
    <w:rsid w:val="001C78F0"/>
    <w:rsid w:val="001D048F"/>
    <w:rsid w:val="001D1E38"/>
    <w:rsid w:val="001D65AC"/>
    <w:rsid w:val="001E1852"/>
    <w:rsid w:val="001E1E08"/>
    <w:rsid w:val="001E4F0E"/>
    <w:rsid w:val="001F04EB"/>
    <w:rsid w:val="001F0A8A"/>
    <w:rsid w:val="001F13C6"/>
    <w:rsid w:val="001F31B7"/>
    <w:rsid w:val="001F79FA"/>
    <w:rsid w:val="00204B6D"/>
    <w:rsid w:val="0020567E"/>
    <w:rsid w:val="002107A7"/>
    <w:rsid w:val="00236A06"/>
    <w:rsid w:val="00237BF7"/>
    <w:rsid w:val="002441A2"/>
    <w:rsid w:val="00254161"/>
    <w:rsid w:val="00257133"/>
    <w:rsid w:val="0025777B"/>
    <w:rsid w:val="002604AE"/>
    <w:rsid w:val="00265F66"/>
    <w:rsid w:val="002664D5"/>
    <w:rsid w:val="00277DC2"/>
    <w:rsid w:val="002802C5"/>
    <w:rsid w:val="002857BF"/>
    <w:rsid w:val="00290517"/>
    <w:rsid w:val="002972D1"/>
    <w:rsid w:val="002A15EC"/>
    <w:rsid w:val="002A4D78"/>
    <w:rsid w:val="002A5BBC"/>
    <w:rsid w:val="002A604C"/>
    <w:rsid w:val="002B091E"/>
    <w:rsid w:val="002B3359"/>
    <w:rsid w:val="002C1A08"/>
    <w:rsid w:val="002C1E78"/>
    <w:rsid w:val="002C3195"/>
    <w:rsid w:val="002D67B2"/>
    <w:rsid w:val="002E252F"/>
    <w:rsid w:val="002E431D"/>
    <w:rsid w:val="002E46CD"/>
    <w:rsid w:val="002E60B6"/>
    <w:rsid w:val="002F643B"/>
    <w:rsid w:val="00305146"/>
    <w:rsid w:val="003071B5"/>
    <w:rsid w:val="00312400"/>
    <w:rsid w:val="00312562"/>
    <w:rsid w:val="00314DCE"/>
    <w:rsid w:val="003177DF"/>
    <w:rsid w:val="003244E9"/>
    <w:rsid w:val="00325370"/>
    <w:rsid w:val="00327D4C"/>
    <w:rsid w:val="0033572E"/>
    <w:rsid w:val="00335A25"/>
    <w:rsid w:val="00337BBF"/>
    <w:rsid w:val="0035537A"/>
    <w:rsid w:val="00360619"/>
    <w:rsid w:val="00362920"/>
    <w:rsid w:val="00362DD4"/>
    <w:rsid w:val="00365BDC"/>
    <w:rsid w:val="00370538"/>
    <w:rsid w:val="00370580"/>
    <w:rsid w:val="00372668"/>
    <w:rsid w:val="00377C26"/>
    <w:rsid w:val="003A0039"/>
    <w:rsid w:val="003A6DD9"/>
    <w:rsid w:val="003B1FFD"/>
    <w:rsid w:val="003B3E8A"/>
    <w:rsid w:val="003B723D"/>
    <w:rsid w:val="003C40CC"/>
    <w:rsid w:val="003C7C89"/>
    <w:rsid w:val="003D3A2A"/>
    <w:rsid w:val="003D70E4"/>
    <w:rsid w:val="003E2B73"/>
    <w:rsid w:val="003F0AD6"/>
    <w:rsid w:val="003F10C1"/>
    <w:rsid w:val="003F1F8F"/>
    <w:rsid w:val="003F3C9F"/>
    <w:rsid w:val="003F6057"/>
    <w:rsid w:val="003F690E"/>
    <w:rsid w:val="003F7360"/>
    <w:rsid w:val="00404FF1"/>
    <w:rsid w:val="00411849"/>
    <w:rsid w:val="00415347"/>
    <w:rsid w:val="00416951"/>
    <w:rsid w:val="0042203C"/>
    <w:rsid w:val="00422982"/>
    <w:rsid w:val="004241DB"/>
    <w:rsid w:val="004259C5"/>
    <w:rsid w:val="00430ED9"/>
    <w:rsid w:val="004312A6"/>
    <w:rsid w:val="00437311"/>
    <w:rsid w:val="0044589F"/>
    <w:rsid w:val="00445A10"/>
    <w:rsid w:val="00446FE6"/>
    <w:rsid w:val="00455066"/>
    <w:rsid w:val="00460F03"/>
    <w:rsid w:val="004619B9"/>
    <w:rsid w:val="00463E98"/>
    <w:rsid w:val="0046491B"/>
    <w:rsid w:val="004734A3"/>
    <w:rsid w:val="00482186"/>
    <w:rsid w:val="004826EA"/>
    <w:rsid w:val="004834C6"/>
    <w:rsid w:val="0048574E"/>
    <w:rsid w:val="00486634"/>
    <w:rsid w:val="0048738D"/>
    <w:rsid w:val="00491252"/>
    <w:rsid w:val="00491CD4"/>
    <w:rsid w:val="00491FA3"/>
    <w:rsid w:val="004932FB"/>
    <w:rsid w:val="00493840"/>
    <w:rsid w:val="00494D8B"/>
    <w:rsid w:val="0049613C"/>
    <w:rsid w:val="004A0CF7"/>
    <w:rsid w:val="004A11DD"/>
    <w:rsid w:val="004A5D0B"/>
    <w:rsid w:val="004B19C8"/>
    <w:rsid w:val="004B3204"/>
    <w:rsid w:val="004B4E2E"/>
    <w:rsid w:val="004C037B"/>
    <w:rsid w:val="004C660E"/>
    <w:rsid w:val="004C6923"/>
    <w:rsid w:val="004D0B1B"/>
    <w:rsid w:val="004D28EB"/>
    <w:rsid w:val="004E3C6A"/>
    <w:rsid w:val="004E3E10"/>
    <w:rsid w:val="004F0371"/>
    <w:rsid w:val="004F250F"/>
    <w:rsid w:val="00501B29"/>
    <w:rsid w:val="005026B5"/>
    <w:rsid w:val="00507419"/>
    <w:rsid w:val="005101FF"/>
    <w:rsid w:val="0051571A"/>
    <w:rsid w:val="005216D1"/>
    <w:rsid w:val="005262BC"/>
    <w:rsid w:val="00527C4C"/>
    <w:rsid w:val="00530CFB"/>
    <w:rsid w:val="00531098"/>
    <w:rsid w:val="0053123F"/>
    <w:rsid w:val="005327A1"/>
    <w:rsid w:val="00534463"/>
    <w:rsid w:val="005357FF"/>
    <w:rsid w:val="00540CA3"/>
    <w:rsid w:val="0054232A"/>
    <w:rsid w:val="00544361"/>
    <w:rsid w:val="00546F4D"/>
    <w:rsid w:val="0055022B"/>
    <w:rsid w:val="0055035F"/>
    <w:rsid w:val="00550896"/>
    <w:rsid w:val="00552DF3"/>
    <w:rsid w:val="005540E3"/>
    <w:rsid w:val="00554BA2"/>
    <w:rsid w:val="00560ED0"/>
    <w:rsid w:val="00561986"/>
    <w:rsid w:val="00565E45"/>
    <w:rsid w:val="00566A08"/>
    <w:rsid w:val="00566D20"/>
    <w:rsid w:val="00570C45"/>
    <w:rsid w:val="00573797"/>
    <w:rsid w:val="00581B66"/>
    <w:rsid w:val="00583333"/>
    <w:rsid w:val="00583C02"/>
    <w:rsid w:val="00585247"/>
    <w:rsid w:val="00585A90"/>
    <w:rsid w:val="00590073"/>
    <w:rsid w:val="00590678"/>
    <w:rsid w:val="005909C2"/>
    <w:rsid w:val="005A4779"/>
    <w:rsid w:val="005A62A6"/>
    <w:rsid w:val="005B7C91"/>
    <w:rsid w:val="005D701A"/>
    <w:rsid w:val="005E1C89"/>
    <w:rsid w:val="005E33FC"/>
    <w:rsid w:val="005E66F7"/>
    <w:rsid w:val="005E6CF0"/>
    <w:rsid w:val="005E7205"/>
    <w:rsid w:val="005F00D1"/>
    <w:rsid w:val="005F24D4"/>
    <w:rsid w:val="005F3805"/>
    <w:rsid w:val="00606D4E"/>
    <w:rsid w:val="00610761"/>
    <w:rsid w:val="00612A4E"/>
    <w:rsid w:val="00613A5A"/>
    <w:rsid w:val="00613AEC"/>
    <w:rsid w:val="00614626"/>
    <w:rsid w:val="00616605"/>
    <w:rsid w:val="00617473"/>
    <w:rsid w:val="006177EA"/>
    <w:rsid w:val="00621069"/>
    <w:rsid w:val="006238D5"/>
    <w:rsid w:val="00625933"/>
    <w:rsid w:val="006306A7"/>
    <w:rsid w:val="00643925"/>
    <w:rsid w:val="006522EA"/>
    <w:rsid w:val="00657478"/>
    <w:rsid w:val="00662870"/>
    <w:rsid w:val="00664439"/>
    <w:rsid w:val="006701FE"/>
    <w:rsid w:val="006725DE"/>
    <w:rsid w:val="006727D1"/>
    <w:rsid w:val="00673469"/>
    <w:rsid w:val="006745AF"/>
    <w:rsid w:val="0068053E"/>
    <w:rsid w:val="006809E0"/>
    <w:rsid w:val="0068632E"/>
    <w:rsid w:val="0069288F"/>
    <w:rsid w:val="00696555"/>
    <w:rsid w:val="006A1492"/>
    <w:rsid w:val="006A5CC9"/>
    <w:rsid w:val="006B04A5"/>
    <w:rsid w:val="006B2BE8"/>
    <w:rsid w:val="006E0BC6"/>
    <w:rsid w:val="006E7566"/>
    <w:rsid w:val="006F0322"/>
    <w:rsid w:val="006F3057"/>
    <w:rsid w:val="006F321A"/>
    <w:rsid w:val="006F3FED"/>
    <w:rsid w:val="00703B61"/>
    <w:rsid w:val="00707DDC"/>
    <w:rsid w:val="00711F3B"/>
    <w:rsid w:val="007139C0"/>
    <w:rsid w:val="007233DE"/>
    <w:rsid w:val="00724EC2"/>
    <w:rsid w:val="00726D81"/>
    <w:rsid w:val="00730423"/>
    <w:rsid w:val="00730AE9"/>
    <w:rsid w:val="0073247A"/>
    <w:rsid w:val="00733550"/>
    <w:rsid w:val="00735A70"/>
    <w:rsid w:val="00740E90"/>
    <w:rsid w:val="007430C4"/>
    <w:rsid w:val="007440DE"/>
    <w:rsid w:val="007447F8"/>
    <w:rsid w:val="00745BA9"/>
    <w:rsid w:val="007472A6"/>
    <w:rsid w:val="007478D3"/>
    <w:rsid w:val="00751553"/>
    <w:rsid w:val="007537B9"/>
    <w:rsid w:val="00753913"/>
    <w:rsid w:val="007559F4"/>
    <w:rsid w:val="00761F80"/>
    <w:rsid w:val="00770AAC"/>
    <w:rsid w:val="0077197C"/>
    <w:rsid w:val="0077214F"/>
    <w:rsid w:val="007857F6"/>
    <w:rsid w:val="007877E8"/>
    <w:rsid w:val="0079191F"/>
    <w:rsid w:val="007921BD"/>
    <w:rsid w:val="00792D0F"/>
    <w:rsid w:val="00796807"/>
    <w:rsid w:val="007A36DD"/>
    <w:rsid w:val="007A3AAE"/>
    <w:rsid w:val="007B5B67"/>
    <w:rsid w:val="007C16D0"/>
    <w:rsid w:val="007C175D"/>
    <w:rsid w:val="007C44AD"/>
    <w:rsid w:val="007C5F05"/>
    <w:rsid w:val="007C63CD"/>
    <w:rsid w:val="007E08F9"/>
    <w:rsid w:val="007E5E25"/>
    <w:rsid w:val="007F1670"/>
    <w:rsid w:val="007F29A0"/>
    <w:rsid w:val="007F56CE"/>
    <w:rsid w:val="00801359"/>
    <w:rsid w:val="00810DE6"/>
    <w:rsid w:val="008146E1"/>
    <w:rsid w:val="008149BB"/>
    <w:rsid w:val="008168FA"/>
    <w:rsid w:val="0081762A"/>
    <w:rsid w:val="0081765D"/>
    <w:rsid w:val="008209DF"/>
    <w:rsid w:val="008222A9"/>
    <w:rsid w:val="00825234"/>
    <w:rsid w:val="0082572C"/>
    <w:rsid w:val="008311F2"/>
    <w:rsid w:val="00832BE9"/>
    <w:rsid w:val="0083377C"/>
    <w:rsid w:val="00835AB8"/>
    <w:rsid w:val="008368A9"/>
    <w:rsid w:val="00850A2A"/>
    <w:rsid w:val="00857F70"/>
    <w:rsid w:val="00866772"/>
    <w:rsid w:val="00872DB3"/>
    <w:rsid w:val="00872E58"/>
    <w:rsid w:val="00873DE8"/>
    <w:rsid w:val="00874B00"/>
    <w:rsid w:val="0087616C"/>
    <w:rsid w:val="00881D60"/>
    <w:rsid w:val="00890469"/>
    <w:rsid w:val="008964A4"/>
    <w:rsid w:val="008B096F"/>
    <w:rsid w:val="008B3FD3"/>
    <w:rsid w:val="008B4226"/>
    <w:rsid w:val="008B76CC"/>
    <w:rsid w:val="008C67E8"/>
    <w:rsid w:val="008C731A"/>
    <w:rsid w:val="008D019D"/>
    <w:rsid w:val="008D0499"/>
    <w:rsid w:val="008D4F6D"/>
    <w:rsid w:val="008D5AED"/>
    <w:rsid w:val="008E1078"/>
    <w:rsid w:val="008E2D5F"/>
    <w:rsid w:val="008E47DB"/>
    <w:rsid w:val="008F0E96"/>
    <w:rsid w:val="008F3231"/>
    <w:rsid w:val="008F3BE8"/>
    <w:rsid w:val="0090293E"/>
    <w:rsid w:val="00904D04"/>
    <w:rsid w:val="00911558"/>
    <w:rsid w:val="009126A6"/>
    <w:rsid w:val="0091430B"/>
    <w:rsid w:val="009170FF"/>
    <w:rsid w:val="00920B9E"/>
    <w:rsid w:val="009228BA"/>
    <w:rsid w:val="00922D7A"/>
    <w:rsid w:val="00924228"/>
    <w:rsid w:val="00926DB0"/>
    <w:rsid w:val="00941234"/>
    <w:rsid w:val="00941395"/>
    <w:rsid w:val="00945963"/>
    <w:rsid w:val="009465A7"/>
    <w:rsid w:val="00946E91"/>
    <w:rsid w:val="0095396D"/>
    <w:rsid w:val="00975919"/>
    <w:rsid w:val="00976333"/>
    <w:rsid w:val="009843F8"/>
    <w:rsid w:val="0099346F"/>
    <w:rsid w:val="009A3D94"/>
    <w:rsid w:val="009A7E0C"/>
    <w:rsid w:val="009B3B6F"/>
    <w:rsid w:val="009B5151"/>
    <w:rsid w:val="009C133B"/>
    <w:rsid w:val="009C41C2"/>
    <w:rsid w:val="009C4252"/>
    <w:rsid w:val="009C7E0C"/>
    <w:rsid w:val="009D09FF"/>
    <w:rsid w:val="009D2B20"/>
    <w:rsid w:val="009D68E7"/>
    <w:rsid w:val="009D6B23"/>
    <w:rsid w:val="009E1B30"/>
    <w:rsid w:val="009E62F0"/>
    <w:rsid w:val="009E6DBB"/>
    <w:rsid w:val="009F184D"/>
    <w:rsid w:val="009F1B04"/>
    <w:rsid w:val="009F7EA1"/>
    <w:rsid w:val="00A01449"/>
    <w:rsid w:val="00A01B0E"/>
    <w:rsid w:val="00A0246B"/>
    <w:rsid w:val="00A10056"/>
    <w:rsid w:val="00A11C85"/>
    <w:rsid w:val="00A13D56"/>
    <w:rsid w:val="00A145DE"/>
    <w:rsid w:val="00A146AA"/>
    <w:rsid w:val="00A20CAA"/>
    <w:rsid w:val="00A220E9"/>
    <w:rsid w:val="00A22236"/>
    <w:rsid w:val="00A2259F"/>
    <w:rsid w:val="00A229FE"/>
    <w:rsid w:val="00A24609"/>
    <w:rsid w:val="00A27B33"/>
    <w:rsid w:val="00A31038"/>
    <w:rsid w:val="00A3274A"/>
    <w:rsid w:val="00A341D7"/>
    <w:rsid w:val="00A3660E"/>
    <w:rsid w:val="00A3755A"/>
    <w:rsid w:val="00A47971"/>
    <w:rsid w:val="00A517C9"/>
    <w:rsid w:val="00A557EF"/>
    <w:rsid w:val="00A60CFF"/>
    <w:rsid w:val="00A62690"/>
    <w:rsid w:val="00A654B8"/>
    <w:rsid w:val="00A66041"/>
    <w:rsid w:val="00A664CD"/>
    <w:rsid w:val="00A66D26"/>
    <w:rsid w:val="00A66D59"/>
    <w:rsid w:val="00A70844"/>
    <w:rsid w:val="00A716D2"/>
    <w:rsid w:val="00A74015"/>
    <w:rsid w:val="00A75EB5"/>
    <w:rsid w:val="00A763B2"/>
    <w:rsid w:val="00A80072"/>
    <w:rsid w:val="00A84825"/>
    <w:rsid w:val="00A957DC"/>
    <w:rsid w:val="00AB4750"/>
    <w:rsid w:val="00AB481D"/>
    <w:rsid w:val="00AB52C1"/>
    <w:rsid w:val="00AC116E"/>
    <w:rsid w:val="00AC2D92"/>
    <w:rsid w:val="00AC5C28"/>
    <w:rsid w:val="00AC61D7"/>
    <w:rsid w:val="00AD164F"/>
    <w:rsid w:val="00AE04AC"/>
    <w:rsid w:val="00AE0E35"/>
    <w:rsid w:val="00AE35AA"/>
    <w:rsid w:val="00AF0A48"/>
    <w:rsid w:val="00AF0D3D"/>
    <w:rsid w:val="00AF0FC7"/>
    <w:rsid w:val="00AF6D55"/>
    <w:rsid w:val="00B06C49"/>
    <w:rsid w:val="00B11D27"/>
    <w:rsid w:val="00B1203A"/>
    <w:rsid w:val="00B134D1"/>
    <w:rsid w:val="00B223D5"/>
    <w:rsid w:val="00B26D17"/>
    <w:rsid w:val="00B2712D"/>
    <w:rsid w:val="00B41E7F"/>
    <w:rsid w:val="00B456BC"/>
    <w:rsid w:val="00B56F66"/>
    <w:rsid w:val="00B62857"/>
    <w:rsid w:val="00B64F73"/>
    <w:rsid w:val="00B704FD"/>
    <w:rsid w:val="00B70AD6"/>
    <w:rsid w:val="00B713C4"/>
    <w:rsid w:val="00B7251F"/>
    <w:rsid w:val="00B72C12"/>
    <w:rsid w:val="00B7552D"/>
    <w:rsid w:val="00B77A64"/>
    <w:rsid w:val="00B83181"/>
    <w:rsid w:val="00B840F4"/>
    <w:rsid w:val="00B860CB"/>
    <w:rsid w:val="00B86F19"/>
    <w:rsid w:val="00B90E4A"/>
    <w:rsid w:val="00B91A2A"/>
    <w:rsid w:val="00BA03D7"/>
    <w:rsid w:val="00BA58EF"/>
    <w:rsid w:val="00BB49A7"/>
    <w:rsid w:val="00BB5BAF"/>
    <w:rsid w:val="00BC0639"/>
    <w:rsid w:val="00BC4EE5"/>
    <w:rsid w:val="00BC4F3F"/>
    <w:rsid w:val="00BC550D"/>
    <w:rsid w:val="00BD1F07"/>
    <w:rsid w:val="00BD1F82"/>
    <w:rsid w:val="00BD2A15"/>
    <w:rsid w:val="00BD3A61"/>
    <w:rsid w:val="00BD6EF7"/>
    <w:rsid w:val="00BF2FF9"/>
    <w:rsid w:val="00C0168C"/>
    <w:rsid w:val="00C1072A"/>
    <w:rsid w:val="00C14A48"/>
    <w:rsid w:val="00C16F17"/>
    <w:rsid w:val="00C218A5"/>
    <w:rsid w:val="00C2589B"/>
    <w:rsid w:val="00C35505"/>
    <w:rsid w:val="00C4115F"/>
    <w:rsid w:val="00C45980"/>
    <w:rsid w:val="00C521DB"/>
    <w:rsid w:val="00C55E40"/>
    <w:rsid w:val="00C563A4"/>
    <w:rsid w:val="00C702FC"/>
    <w:rsid w:val="00C738B4"/>
    <w:rsid w:val="00C739D9"/>
    <w:rsid w:val="00C74105"/>
    <w:rsid w:val="00C7538B"/>
    <w:rsid w:val="00CA06FD"/>
    <w:rsid w:val="00CA0B06"/>
    <w:rsid w:val="00CA73BD"/>
    <w:rsid w:val="00CA7429"/>
    <w:rsid w:val="00CB4E60"/>
    <w:rsid w:val="00CB55FA"/>
    <w:rsid w:val="00CB7C52"/>
    <w:rsid w:val="00CC3609"/>
    <w:rsid w:val="00CC3EB6"/>
    <w:rsid w:val="00CE7B96"/>
    <w:rsid w:val="00D01642"/>
    <w:rsid w:val="00D0729A"/>
    <w:rsid w:val="00D210DF"/>
    <w:rsid w:val="00D2719A"/>
    <w:rsid w:val="00D31766"/>
    <w:rsid w:val="00D337A7"/>
    <w:rsid w:val="00D35ECB"/>
    <w:rsid w:val="00D41D69"/>
    <w:rsid w:val="00D53913"/>
    <w:rsid w:val="00D60781"/>
    <w:rsid w:val="00D61A02"/>
    <w:rsid w:val="00D652C3"/>
    <w:rsid w:val="00D6637D"/>
    <w:rsid w:val="00D66E3C"/>
    <w:rsid w:val="00D82492"/>
    <w:rsid w:val="00D827E5"/>
    <w:rsid w:val="00D84E5C"/>
    <w:rsid w:val="00D84FE3"/>
    <w:rsid w:val="00D95D74"/>
    <w:rsid w:val="00D96F01"/>
    <w:rsid w:val="00DA13D3"/>
    <w:rsid w:val="00DA40B4"/>
    <w:rsid w:val="00DA4B1A"/>
    <w:rsid w:val="00DC3DF1"/>
    <w:rsid w:val="00DC67BD"/>
    <w:rsid w:val="00DD2296"/>
    <w:rsid w:val="00DD2F9B"/>
    <w:rsid w:val="00DD5B60"/>
    <w:rsid w:val="00DD7E94"/>
    <w:rsid w:val="00DE00AE"/>
    <w:rsid w:val="00DE3D66"/>
    <w:rsid w:val="00DE4010"/>
    <w:rsid w:val="00DE55DD"/>
    <w:rsid w:val="00DE6405"/>
    <w:rsid w:val="00DE7947"/>
    <w:rsid w:val="00DF0AD4"/>
    <w:rsid w:val="00DF2495"/>
    <w:rsid w:val="00DF28D8"/>
    <w:rsid w:val="00DF4815"/>
    <w:rsid w:val="00DF7AD0"/>
    <w:rsid w:val="00E02CF6"/>
    <w:rsid w:val="00E056ED"/>
    <w:rsid w:val="00E06667"/>
    <w:rsid w:val="00E15B2F"/>
    <w:rsid w:val="00E253AF"/>
    <w:rsid w:val="00E3139B"/>
    <w:rsid w:val="00E3335B"/>
    <w:rsid w:val="00E34B9C"/>
    <w:rsid w:val="00E43C29"/>
    <w:rsid w:val="00E457FF"/>
    <w:rsid w:val="00E60E31"/>
    <w:rsid w:val="00E61702"/>
    <w:rsid w:val="00E61FB1"/>
    <w:rsid w:val="00E62AE3"/>
    <w:rsid w:val="00E64CE2"/>
    <w:rsid w:val="00E66459"/>
    <w:rsid w:val="00E77573"/>
    <w:rsid w:val="00E803B3"/>
    <w:rsid w:val="00E803B9"/>
    <w:rsid w:val="00E8128F"/>
    <w:rsid w:val="00E82251"/>
    <w:rsid w:val="00E91823"/>
    <w:rsid w:val="00EA20F4"/>
    <w:rsid w:val="00EA407D"/>
    <w:rsid w:val="00EB143B"/>
    <w:rsid w:val="00EB376F"/>
    <w:rsid w:val="00EB41E2"/>
    <w:rsid w:val="00EC19BD"/>
    <w:rsid w:val="00EC3E89"/>
    <w:rsid w:val="00EC4956"/>
    <w:rsid w:val="00EC5F56"/>
    <w:rsid w:val="00ED3210"/>
    <w:rsid w:val="00ED71F7"/>
    <w:rsid w:val="00EE30BF"/>
    <w:rsid w:val="00F01FB5"/>
    <w:rsid w:val="00F024B6"/>
    <w:rsid w:val="00F03AB4"/>
    <w:rsid w:val="00F040AE"/>
    <w:rsid w:val="00F04767"/>
    <w:rsid w:val="00F06A9D"/>
    <w:rsid w:val="00F12738"/>
    <w:rsid w:val="00F14620"/>
    <w:rsid w:val="00F15DBE"/>
    <w:rsid w:val="00F16D66"/>
    <w:rsid w:val="00F20BFB"/>
    <w:rsid w:val="00F2556E"/>
    <w:rsid w:val="00F30A76"/>
    <w:rsid w:val="00F41203"/>
    <w:rsid w:val="00F41752"/>
    <w:rsid w:val="00F4328F"/>
    <w:rsid w:val="00F566D8"/>
    <w:rsid w:val="00F631DA"/>
    <w:rsid w:val="00F661A4"/>
    <w:rsid w:val="00F6795A"/>
    <w:rsid w:val="00F67BC7"/>
    <w:rsid w:val="00F70BD8"/>
    <w:rsid w:val="00F730ED"/>
    <w:rsid w:val="00F7452D"/>
    <w:rsid w:val="00F7646A"/>
    <w:rsid w:val="00F81834"/>
    <w:rsid w:val="00F82316"/>
    <w:rsid w:val="00F86E83"/>
    <w:rsid w:val="00F9095B"/>
    <w:rsid w:val="00F922CC"/>
    <w:rsid w:val="00F93691"/>
    <w:rsid w:val="00F95602"/>
    <w:rsid w:val="00F9733E"/>
    <w:rsid w:val="00FA5AA2"/>
    <w:rsid w:val="00FB0D87"/>
    <w:rsid w:val="00FB63AC"/>
    <w:rsid w:val="00FC7152"/>
    <w:rsid w:val="00FD00A6"/>
    <w:rsid w:val="00FD1BD8"/>
    <w:rsid w:val="00FD77E4"/>
    <w:rsid w:val="00FE17E1"/>
    <w:rsid w:val="00FE219B"/>
    <w:rsid w:val="00FE26B7"/>
    <w:rsid w:val="00FE42D4"/>
    <w:rsid w:val="00FE42F4"/>
    <w:rsid w:val="00FE44A0"/>
    <w:rsid w:val="00FE6292"/>
    <w:rsid w:val="00FF0D9C"/>
    <w:rsid w:val="00FF664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4A5B4"/>
  <w15:chartTrackingRefBased/>
  <w15:docId w15:val="{DADF5AC4-8F2D-4051-A134-4EC0FB049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4E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1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C41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6F4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84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E2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E219B"/>
    <w:rPr>
      <w:color w:val="0000FF"/>
      <w:u w:val="single"/>
    </w:rPr>
  </w:style>
  <w:style w:type="character" w:customStyle="1" w:styleId="Heading2Char">
    <w:name w:val="Heading 2 Char"/>
    <w:basedOn w:val="DefaultParagraphFont"/>
    <w:link w:val="Heading2"/>
    <w:uiPriority w:val="9"/>
    <w:rsid w:val="009C41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C41C2"/>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5E1C8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1C89"/>
    <w:rPr>
      <w:sz w:val="20"/>
      <w:szCs w:val="20"/>
    </w:rPr>
  </w:style>
  <w:style w:type="character" w:styleId="FootnoteReference">
    <w:name w:val="footnote reference"/>
    <w:basedOn w:val="DefaultParagraphFont"/>
    <w:uiPriority w:val="99"/>
    <w:semiHidden/>
    <w:unhideWhenUsed/>
    <w:rsid w:val="005E1C89"/>
    <w:rPr>
      <w:vertAlign w:val="superscript"/>
    </w:rPr>
  </w:style>
  <w:style w:type="character" w:styleId="FollowedHyperlink">
    <w:name w:val="FollowedHyperlink"/>
    <w:basedOn w:val="DefaultParagraphFont"/>
    <w:uiPriority w:val="99"/>
    <w:semiHidden/>
    <w:unhideWhenUsed/>
    <w:rsid w:val="003D3A2A"/>
    <w:rPr>
      <w:color w:val="954F72" w:themeColor="followedHyperlink"/>
      <w:u w:val="single"/>
    </w:rPr>
  </w:style>
  <w:style w:type="character" w:customStyle="1" w:styleId="Heading4Char">
    <w:name w:val="Heading 4 Char"/>
    <w:basedOn w:val="DefaultParagraphFont"/>
    <w:link w:val="Heading4"/>
    <w:uiPriority w:val="9"/>
    <w:rsid w:val="00546F4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84E5C"/>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F81834"/>
    <w:rPr>
      <w:color w:val="808080"/>
    </w:rPr>
  </w:style>
  <w:style w:type="paragraph" w:styleId="TOCHeading">
    <w:name w:val="TOC Heading"/>
    <w:basedOn w:val="Heading1"/>
    <w:next w:val="Normal"/>
    <w:uiPriority w:val="39"/>
    <w:unhideWhenUsed/>
    <w:qFormat/>
    <w:rsid w:val="001F13C6"/>
    <w:pPr>
      <w:outlineLvl w:val="9"/>
    </w:pPr>
    <w:rPr>
      <w:lang w:val="en-US"/>
    </w:rPr>
  </w:style>
  <w:style w:type="paragraph" w:styleId="TOC2">
    <w:name w:val="toc 2"/>
    <w:basedOn w:val="Normal"/>
    <w:next w:val="Normal"/>
    <w:autoRedefine/>
    <w:uiPriority w:val="39"/>
    <w:unhideWhenUsed/>
    <w:rsid w:val="001F13C6"/>
    <w:pPr>
      <w:spacing w:after="100"/>
      <w:ind w:left="220"/>
    </w:pPr>
  </w:style>
  <w:style w:type="paragraph" w:styleId="TOC1">
    <w:name w:val="toc 1"/>
    <w:basedOn w:val="Normal"/>
    <w:next w:val="Normal"/>
    <w:autoRedefine/>
    <w:uiPriority w:val="39"/>
    <w:unhideWhenUsed/>
    <w:rsid w:val="001F13C6"/>
    <w:pPr>
      <w:spacing w:after="100"/>
    </w:pPr>
  </w:style>
  <w:style w:type="paragraph" w:styleId="TOC3">
    <w:name w:val="toc 3"/>
    <w:basedOn w:val="Normal"/>
    <w:next w:val="Normal"/>
    <w:autoRedefine/>
    <w:uiPriority w:val="39"/>
    <w:unhideWhenUsed/>
    <w:rsid w:val="001F13C6"/>
    <w:pPr>
      <w:spacing w:after="100"/>
      <w:ind w:left="440"/>
    </w:pPr>
  </w:style>
  <w:style w:type="paragraph" w:styleId="TOC4">
    <w:name w:val="toc 4"/>
    <w:basedOn w:val="Normal"/>
    <w:next w:val="Normal"/>
    <w:autoRedefine/>
    <w:uiPriority w:val="39"/>
    <w:unhideWhenUsed/>
    <w:rsid w:val="001F13C6"/>
    <w:pPr>
      <w:spacing w:after="100"/>
      <w:ind w:left="660"/>
    </w:pPr>
  </w:style>
  <w:style w:type="paragraph" w:styleId="TOC5">
    <w:name w:val="toc 5"/>
    <w:basedOn w:val="Normal"/>
    <w:next w:val="Normal"/>
    <w:autoRedefine/>
    <w:uiPriority w:val="39"/>
    <w:unhideWhenUsed/>
    <w:rsid w:val="001F13C6"/>
    <w:pPr>
      <w:spacing w:after="100"/>
      <w:ind w:left="880"/>
    </w:pPr>
  </w:style>
  <w:style w:type="paragraph" w:styleId="ListParagraph">
    <w:name w:val="List Paragraph"/>
    <w:basedOn w:val="Normal"/>
    <w:uiPriority w:val="34"/>
    <w:qFormat/>
    <w:rsid w:val="006701FE"/>
    <w:pPr>
      <w:ind w:left="720"/>
      <w:contextualSpacing/>
    </w:pPr>
  </w:style>
  <w:style w:type="paragraph" w:styleId="Header">
    <w:name w:val="header"/>
    <w:basedOn w:val="Normal"/>
    <w:link w:val="HeaderChar"/>
    <w:uiPriority w:val="99"/>
    <w:unhideWhenUsed/>
    <w:rsid w:val="006B2B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BE8"/>
  </w:style>
  <w:style w:type="paragraph" w:styleId="Footer">
    <w:name w:val="footer"/>
    <w:basedOn w:val="Normal"/>
    <w:link w:val="FooterChar"/>
    <w:uiPriority w:val="99"/>
    <w:unhideWhenUsed/>
    <w:rsid w:val="006B2B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BE8"/>
  </w:style>
  <w:style w:type="character" w:styleId="CommentReference">
    <w:name w:val="annotation reference"/>
    <w:basedOn w:val="DefaultParagraphFont"/>
    <w:uiPriority w:val="99"/>
    <w:semiHidden/>
    <w:unhideWhenUsed/>
    <w:rsid w:val="00C738B4"/>
    <w:rPr>
      <w:sz w:val="16"/>
      <w:szCs w:val="16"/>
    </w:rPr>
  </w:style>
  <w:style w:type="paragraph" w:styleId="CommentText">
    <w:name w:val="annotation text"/>
    <w:basedOn w:val="Normal"/>
    <w:link w:val="CommentTextChar"/>
    <w:uiPriority w:val="99"/>
    <w:semiHidden/>
    <w:unhideWhenUsed/>
    <w:rsid w:val="00C738B4"/>
    <w:pPr>
      <w:spacing w:line="240" w:lineRule="auto"/>
    </w:pPr>
    <w:rPr>
      <w:sz w:val="20"/>
      <w:szCs w:val="20"/>
    </w:rPr>
  </w:style>
  <w:style w:type="character" w:customStyle="1" w:styleId="CommentTextChar">
    <w:name w:val="Comment Text Char"/>
    <w:basedOn w:val="DefaultParagraphFont"/>
    <w:link w:val="CommentText"/>
    <w:uiPriority w:val="99"/>
    <w:semiHidden/>
    <w:rsid w:val="00C738B4"/>
    <w:rPr>
      <w:sz w:val="20"/>
      <w:szCs w:val="20"/>
    </w:rPr>
  </w:style>
  <w:style w:type="paragraph" w:styleId="CommentSubject">
    <w:name w:val="annotation subject"/>
    <w:basedOn w:val="CommentText"/>
    <w:next w:val="CommentText"/>
    <w:link w:val="CommentSubjectChar"/>
    <w:uiPriority w:val="99"/>
    <w:semiHidden/>
    <w:unhideWhenUsed/>
    <w:rsid w:val="00C738B4"/>
    <w:rPr>
      <w:b/>
      <w:bCs/>
    </w:rPr>
  </w:style>
  <w:style w:type="character" w:customStyle="1" w:styleId="CommentSubjectChar">
    <w:name w:val="Comment Subject Char"/>
    <w:basedOn w:val="CommentTextChar"/>
    <w:link w:val="CommentSubject"/>
    <w:uiPriority w:val="99"/>
    <w:semiHidden/>
    <w:rsid w:val="00C738B4"/>
    <w:rPr>
      <w:b/>
      <w:bCs/>
      <w:sz w:val="20"/>
      <w:szCs w:val="20"/>
    </w:rPr>
  </w:style>
  <w:style w:type="paragraph" w:styleId="BalloonText">
    <w:name w:val="Balloon Text"/>
    <w:basedOn w:val="Normal"/>
    <w:link w:val="BalloonTextChar"/>
    <w:uiPriority w:val="99"/>
    <w:semiHidden/>
    <w:unhideWhenUsed/>
    <w:rsid w:val="00C738B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738B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28684">
      <w:bodyDiv w:val="1"/>
      <w:marLeft w:val="0"/>
      <w:marRight w:val="0"/>
      <w:marTop w:val="0"/>
      <w:marBottom w:val="0"/>
      <w:divBdr>
        <w:top w:val="none" w:sz="0" w:space="0" w:color="auto"/>
        <w:left w:val="none" w:sz="0" w:space="0" w:color="auto"/>
        <w:bottom w:val="none" w:sz="0" w:space="0" w:color="auto"/>
        <w:right w:val="none" w:sz="0" w:space="0" w:color="auto"/>
      </w:divBdr>
    </w:div>
    <w:div w:id="301276886">
      <w:bodyDiv w:val="1"/>
      <w:marLeft w:val="0"/>
      <w:marRight w:val="0"/>
      <w:marTop w:val="0"/>
      <w:marBottom w:val="0"/>
      <w:divBdr>
        <w:top w:val="none" w:sz="0" w:space="0" w:color="auto"/>
        <w:left w:val="none" w:sz="0" w:space="0" w:color="auto"/>
        <w:bottom w:val="none" w:sz="0" w:space="0" w:color="auto"/>
        <w:right w:val="none" w:sz="0" w:space="0" w:color="auto"/>
      </w:divBdr>
    </w:div>
    <w:div w:id="683941240">
      <w:bodyDiv w:val="1"/>
      <w:marLeft w:val="0"/>
      <w:marRight w:val="0"/>
      <w:marTop w:val="0"/>
      <w:marBottom w:val="0"/>
      <w:divBdr>
        <w:top w:val="none" w:sz="0" w:space="0" w:color="auto"/>
        <w:left w:val="none" w:sz="0" w:space="0" w:color="auto"/>
        <w:bottom w:val="none" w:sz="0" w:space="0" w:color="auto"/>
        <w:right w:val="none" w:sz="0" w:space="0" w:color="auto"/>
      </w:divBdr>
    </w:div>
    <w:div w:id="942418302">
      <w:bodyDiv w:val="1"/>
      <w:marLeft w:val="0"/>
      <w:marRight w:val="0"/>
      <w:marTop w:val="0"/>
      <w:marBottom w:val="0"/>
      <w:divBdr>
        <w:top w:val="none" w:sz="0" w:space="0" w:color="auto"/>
        <w:left w:val="none" w:sz="0" w:space="0" w:color="auto"/>
        <w:bottom w:val="none" w:sz="0" w:space="0" w:color="auto"/>
        <w:right w:val="none" w:sz="0" w:space="0" w:color="auto"/>
      </w:divBdr>
    </w:div>
    <w:div w:id="1704089127">
      <w:bodyDiv w:val="1"/>
      <w:marLeft w:val="0"/>
      <w:marRight w:val="0"/>
      <w:marTop w:val="0"/>
      <w:marBottom w:val="0"/>
      <w:divBdr>
        <w:top w:val="none" w:sz="0" w:space="0" w:color="auto"/>
        <w:left w:val="none" w:sz="0" w:space="0" w:color="auto"/>
        <w:bottom w:val="none" w:sz="0" w:space="0" w:color="auto"/>
        <w:right w:val="none" w:sz="0" w:space="0" w:color="auto"/>
      </w:divBdr>
    </w:div>
    <w:div w:id="2102096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hyperlink" Target="https://www.techrepublic.com/article/top-5-delivery-robots/"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alexirpan.com/2018/02/14/rl-hard.html" TargetMode="External"/><Relationship Id="rId38" Type="http://schemas.openxmlformats.org/officeDocument/2006/relationships/hyperlink" Target="https://www.starship.xyz/busines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hyperlink" Target="https://github.com/Unity-Technologies/ml-agents/issues/1680"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hyperlink" Target="https://blogs.unity3d.com/2019/04/15/unity-ml-agents-toolkit-v0-8-faster-training-on-real-games/" TargetMode="External"/><Relationship Id="rId37" Type="http://schemas.openxmlformats.org/officeDocument/2006/relationships/hyperlink" Target="https://www.starship.xyz/busines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about.van.fedex.com/newsroom/thefuturefedex/" TargetMode="Externa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hyperlink" Target="https://github.com/Unity-Technologies/ml-agents/blob/master/docs/Training-ML-Agents.md"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hyperlink" Target="https://github.com/Unity-Technologies/ml-agents/blob/master/docs/Using-Tensorboard.md" TargetMode="External"/><Relationship Id="rId35" Type="http://schemas.openxmlformats.org/officeDocument/2006/relationships/hyperlink" Target="https://www.zdnet.com/article/amazons-new-delivery-robot-vs-starships-college-munchie-rob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F4EDD-A6E2-4876-8E2C-FF8A46500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57</Pages>
  <Words>10761</Words>
  <Characters>61342</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Lunow Nielsen</dc:creator>
  <cp:keywords/>
  <dc:description/>
  <cp:lastModifiedBy>Kristian Lunow Nielsen</cp:lastModifiedBy>
  <cp:revision>3</cp:revision>
  <dcterms:created xsi:type="dcterms:W3CDTF">2019-08-12T19:40:00Z</dcterms:created>
  <dcterms:modified xsi:type="dcterms:W3CDTF">2019-08-14T13:58:00Z</dcterms:modified>
</cp:coreProperties>
</file>